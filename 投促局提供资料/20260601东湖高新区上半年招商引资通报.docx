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9DD64">
      <w:pPr>
        <w:snapToGrid w:val="0"/>
        <w:jc w:val="center"/>
        <w:rPr>
          <w:rFonts w:ascii="Times New Roman" w:hAnsi="Times New Roman" w:eastAsia="方正小标宋简体" w:cs="Times New Roman"/>
          <w:sz w:val="44"/>
          <w:szCs w:val="44"/>
          <w:highlight w:val="none"/>
        </w:rPr>
      </w:pPr>
      <w:r>
        <w:rPr>
          <w:rFonts w:ascii="Times New Roman" w:hAnsi="Times New Roman" w:eastAsia="方正小标宋简体" w:cs="Times New Roman"/>
          <w:sz w:val="44"/>
          <w:szCs w:val="44"/>
          <w:highlight w:val="non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-979170</wp:posOffset>
            </wp:positionH>
            <wp:positionV relativeFrom="paragraph">
              <wp:posOffset>-864870</wp:posOffset>
            </wp:positionV>
            <wp:extent cx="7560310" cy="10697210"/>
            <wp:effectExtent l="0" t="0" r="0" b="0"/>
            <wp:wrapNone/>
            <wp:docPr id="1" name="图片 1" descr="H:\常用红头\红头-武汉东湖新技术开发区投资促进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:\常用红头\红头-武汉东湖新技术开发区投资促进局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5F161A">
      <w:pPr>
        <w:snapToGrid w:val="0"/>
        <w:jc w:val="center"/>
        <w:rPr>
          <w:rFonts w:ascii="Times New Roman" w:hAnsi="Times New Roman" w:eastAsia="方正小标宋简体" w:cs="Times New Roman"/>
          <w:sz w:val="44"/>
          <w:szCs w:val="44"/>
          <w:highlight w:val="none"/>
        </w:rPr>
      </w:pPr>
    </w:p>
    <w:p w14:paraId="30DFB5F1">
      <w:pPr>
        <w:snapToGrid w:val="0"/>
        <w:jc w:val="center"/>
        <w:rPr>
          <w:rFonts w:ascii="Times New Roman" w:hAnsi="Times New Roman" w:eastAsia="方正小标宋简体" w:cs="Times New Roman"/>
          <w:sz w:val="44"/>
          <w:szCs w:val="44"/>
          <w:highlight w:val="none"/>
        </w:rPr>
      </w:pPr>
    </w:p>
    <w:p w14:paraId="1153B7DE">
      <w:pPr>
        <w:snapToGrid w:val="0"/>
        <w:jc w:val="center"/>
        <w:rPr>
          <w:rFonts w:ascii="Times New Roman" w:hAnsi="Times New Roman" w:eastAsia="方正小标宋简体" w:cs="Times New Roman"/>
          <w:sz w:val="44"/>
          <w:szCs w:val="44"/>
          <w:highlight w:val="none"/>
        </w:rPr>
      </w:pPr>
    </w:p>
    <w:p w14:paraId="53C186E8">
      <w:pPr>
        <w:snapToGrid w:val="0"/>
        <w:jc w:val="center"/>
        <w:rPr>
          <w:rFonts w:ascii="Times New Roman" w:hAnsi="Times New Roman" w:eastAsia="黑体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方正小标宋简体" w:cs="Times New Roman"/>
          <w:sz w:val="44"/>
          <w:szCs w:val="44"/>
          <w:highlight w:val="none"/>
        </w:rPr>
        <w:t>东湖高新区</w:t>
      </w:r>
      <w:r>
        <w:rPr>
          <w:rFonts w:hint="default" w:ascii="Times New Roman" w:hAnsi="Times New Roman" w:eastAsia="方正小标宋简体" w:cs="Times New Roman"/>
          <w:sz w:val="44"/>
          <w:szCs w:val="44"/>
          <w:highlight w:val="none"/>
        </w:rPr>
        <w:t>202</w:t>
      </w:r>
      <w:del w:id="0" w:author="易成豪" w:date="2026-03-25T16:05:53Z">
        <w:r>
          <w:rPr>
            <w:rFonts w:hint="default" w:ascii="Times New Roman" w:hAnsi="Times New Roman" w:eastAsia="方正小标宋简体" w:cs="Times New Roman"/>
            <w:sz w:val="44"/>
            <w:szCs w:val="44"/>
            <w:highlight w:val="none"/>
            <w:lang w:val="en-US"/>
          </w:rPr>
          <w:delText>5</w:delText>
        </w:r>
      </w:del>
      <w:ins w:id="1" w:author="易成豪" w:date="2026-03-25T16:05:53Z">
        <w:r>
          <w:rPr>
            <w:rFonts w:hint="default" w:ascii="Times New Roman" w:hAnsi="Times New Roman" w:eastAsia="方正小标宋简体" w:cs="Times New Roman"/>
            <w:sz w:val="44"/>
            <w:szCs w:val="44"/>
            <w:highlight w:val="none"/>
            <w:lang w:val="en-US" w:eastAsia="zh-CN"/>
          </w:rPr>
          <w:t>6</w:t>
        </w:r>
      </w:ins>
      <w:r>
        <w:rPr>
          <w:rFonts w:hint="default" w:ascii="Times New Roman" w:hAnsi="Times New Roman" w:eastAsia="方正小标宋简体" w:cs="Times New Roman"/>
          <w:sz w:val="44"/>
          <w:szCs w:val="44"/>
          <w:highlight w:val="none"/>
          <w:lang w:val="en-US" w:eastAsia="zh-CN"/>
        </w:rPr>
        <w:t>年上半年</w:t>
      </w:r>
      <w:del w:id="2" w:author="易成豪" w:date="2026-03-25T16:06:00Z">
        <w:r>
          <w:rPr>
            <w:rFonts w:hint="eastAsia" w:ascii="Times New Roman" w:hAnsi="Times New Roman" w:eastAsia="方正小标宋简体" w:cs="Times New Roman"/>
            <w:sz w:val="44"/>
            <w:szCs w:val="44"/>
            <w:highlight w:val="none"/>
          </w:rPr>
          <w:delText>年</w:delText>
        </w:r>
      </w:del>
      <w:del w:id="3" w:author="胤长安" w:date="2026-01-06T09:08:44Z">
        <w:r>
          <w:rPr>
            <w:rFonts w:hint="eastAsia" w:ascii="Times New Roman" w:hAnsi="Times New Roman" w:eastAsia="方正小标宋简体" w:cs="Times New Roman"/>
            <w:sz w:val="44"/>
            <w:szCs w:val="44"/>
            <w:highlight w:val="none"/>
            <w:lang w:val="en-US" w:eastAsia="zh-CN"/>
          </w:rPr>
          <w:delText>1-</w:delText>
        </w:r>
      </w:del>
      <w:del w:id="4" w:author="胤长安" w:date="2026-01-06T09:08:44Z">
        <w:r>
          <w:rPr>
            <w:rFonts w:hint="default" w:ascii="Times New Roman" w:hAnsi="Times New Roman" w:eastAsia="方正小标宋简体" w:cs="Times New Roman"/>
            <w:sz w:val="44"/>
            <w:szCs w:val="44"/>
            <w:highlight w:val="none"/>
            <w:lang w:val="en-US" w:eastAsia="zh-CN"/>
          </w:rPr>
          <w:delText>7</w:delText>
        </w:r>
      </w:del>
      <w:ins w:id="5" w:author="STAR" w:date="2025-11-05T17:07:14Z">
        <w:del w:id="6" w:author="胤长安" w:date="2026-01-06T09:08:44Z">
          <w:r>
            <w:rPr>
              <w:rFonts w:hint="eastAsia" w:ascii="Times New Roman" w:hAnsi="Times New Roman" w:eastAsia="方正小标宋简体" w:cs="Times New Roman"/>
              <w:sz w:val="44"/>
              <w:szCs w:val="44"/>
              <w:highlight w:val="none"/>
              <w:lang w:val="en-US" w:eastAsia="zh-CN"/>
            </w:rPr>
            <w:delText>1</w:delText>
          </w:r>
        </w:del>
      </w:ins>
      <w:ins w:id="7" w:author="STAR" w:date="2025-11-05T17:07:16Z">
        <w:del w:id="8" w:author="胤长安" w:date="2026-01-06T09:08:44Z">
          <w:r>
            <w:rPr>
              <w:rFonts w:hint="default" w:ascii="Times New Roman" w:hAnsi="Times New Roman" w:eastAsia="方正小标宋简体" w:cs="Times New Roman"/>
              <w:sz w:val="44"/>
              <w:szCs w:val="44"/>
              <w:highlight w:val="none"/>
              <w:lang w:val="en-US" w:eastAsia="zh-CN"/>
            </w:rPr>
            <w:delText>0</w:delText>
          </w:r>
        </w:del>
      </w:ins>
      <w:ins w:id="9" w:author="刘千畅" w:date="2025-12-11T08:48:15Z">
        <w:del w:id="10" w:author="胤长安" w:date="2026-01-06T09:08:44Z">
          <w:r>
            <w:rPr>
              <w:rFonts w:hint="eastAsia" w:ascii="Times New Roman" w:hAnsi="Times New Roman" w:eastAsia="方正小标宋简体" w:cs="Times New Roman"/>
              <w:sz w:val="44"/>
              <w:szCs w:val="44"/>
              <w:highlight w:val="none"/>
              <w:lang w:val="en-US" w:eastAsia="zh-CN"/>
            </w:rPr>
            <w:delText>1</w:delText>
          </w:r>
        </w:del>
      </w:ins>
      <w:del w:id="11" w:author="胤长安" w:date="2026-01-06T09:08:44Z">
        <w:r>
          <w:rPr>
            <w:rFonts w:hint="eastAsia" w:ascii="Times New Roman" w:hAnsi="Times New Roman" w:eastAsia="方正小标宋简体" w:cs="Times New Roman"/>
            <w:sz w:val="44"/>
            <w:szCs w:val="44"/>
            <w:highlight w:val="none"/>
            <w:lang w:val="en-US" w:eastAsia="zh-CN"/>
          </w:rPr>
          <w:delText>月</w:delText>
        </w:r>
      </w:del>
      <w:r>
        <w:rPr>
          <w:rFonts w:ascii="Times New Roman" w:hAnsi="Times New Roman" w:eastAsia="方正小标宋简体" w:cs="Times New Roman"/>
          <w:sz w:val="44"/>
          <w:szCs w:val="44"/>
          <w:highlight w:val="none"/>
        </w:rPr>
        <w:t>招商引资情况</w:t>
      </w:r>
    </w:p>
    <w:p w14:paraId="42614228">
      <w:pPr>
        <w:spacing w:before="312" w:beforeLines="100" w:line="560" w:lineRule="exact"/>
        <w:ind w:firstLine="640" w:firstLineChars="200"/>
        <w:rPr>
          <w:rFonts w:ascii="Times New Roman" w:hAnsi="Times New Roman" w:eastAsia="楷体" w:cs="Times New Roman"/>
          <w:b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一、全区</w:t>
      </w:r>
      <w:ins w:id="12" w:author="易成豪" w:date="2026-03-25T16:06:09Z">
        <w:r>
          <w:rPr>
            <w:rFonts w:hint="eastAsia" w:ascii="Times New Roman" w:hAnsi="Times New Roman" w:eastAsia="黑体" w:cs="Times New Roman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t>一季度</w:t>
        </w:r>
      </w:ins>
      <w:r>
        <w:rPr>
          <w:rFonts w:ascii="Times New Roman" w:hAnsi="Times New Roman" w:eastAsia="黑体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招商</w:t>
      </w:r>
      <w:del w:id="13" w:author="易成豪" w:date="2026-03-25T17:05:13Z">
        <w:r>
          <w:rPr>
            <w:rFonts w:ascii="Times New Roman" w:hAnsi="Times New Roman" w:eastAsia="黑体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引资工作</w:delText>
        </w:r>
      </w:del>
      <w:r>
        <w:rPr>
          <w:rFonts w:ascii="Times New Roman" w:hAnsi="Times New Roman" w:eastAsia="黑体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总体情况</w:t>
      </w:r>
    </w:p>
    <w:p w14:paraId="07CE7644">
      <w:pPr>
        <w:shd w:val="clear"/>
        <w:spacing w:line="560" w:lineRule="exact"/>
        <w:ind w:firstLine="640"/>
        <w:rPr>
          <w:ins w:id="14" w:author="STAR" w:date="2025-09-04T11:01:12Z"/>
          <w:del w:id="15" w:author="易成豪" w:date="2026-03-25T16:22:30Z"/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del w:id="16" w:author="易成豪" w:date="2026-03-25T16:22:30Z">
        <w:r>
          <w:rPr>
            <w:rFonts w:hint="default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1-7</w:delText>
        </w:r>
      </w:del>
      <w:ins w:id="17" w:author="STAR" w:date="2025-11-05T09:44:48Z">
        <w:del w:id="18" w:author="易成豪" w:date="2026-03-25T16:22:30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10</w:delText>
          </w:r>
        </w:del>
      </w:ins>
      <w:ins w:id="19" w:author="刘千畅" w:date="2025-12-11T08:48:17Z">
        <w:del w:id="20" w:author="易成豪" w:date="2026-03-25T16:22:30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1</w:delText>
          </w:r>
        </w:del>
      </w:ins>
      <w:del w:id="21" w:author="易成豪" w:date="2026-03-25T16:22:30Z">
        <w:r>
          <w:rPr>
            <w:rFonts w:hint="default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月</w:delText>
        </w:r>
      </w:del>
      <w:ins w:id="22" w:author="胤长安" w:date="2026-01-05T11:31:13Z">
        <w:del w:id="23" w:author="易成豪" w:date="2026-03-25T16:22:30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202</w:delText>
          </w:r>
        </w:del>
      </w:ins>
      <w:ins w:id="24" w:author="胤长安" w:date="2026-01-05T11:31:14Z">
        <w:del w:id="25" w:author="易成豪" w:date="2026-03-25T16:22:30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5</w:delText>
          </w:r>
        </w:del>
      </w:ins>
      <w:ins w:id="26" w:author="胤长安" w:date="2026-01-05T11:31:15Z">
        <w:del w:id="27" w:author="易成豪" w:date="2026-03-25T16:22:30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年</w:delText>
          </w:r>
        </w:del>
      </w:ins>
      <w:del w:id="28" w:author="易成豪" w:date="2026-03-25T16:22:30Z">
        <w:r>
          <w:rPr>
            <w:rFonts w:ascii="Times New Roman" w:hAnsi="Times New Roman" w:eastAsia="仿宋_GB2312" w:cs="Times New Roman"/>
            <w:sz w:val="32"/>
            <w:szCs w:val="32"/>
            <w:highlight w:val="none"/>
          </w:rPr>
          <w:delText>，</w:delText>
        </w:r>
      </w:del>
      <w:del w:id="29" w:author="易成豪" w:date="2026-03-25T16:22:30Z">
        <w:r>
          <w:rPr>
            <w:rFonts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全区纳入市级签约项目库的</w:delText>
        </w:r>
      </w:del>
      <w:del w:id="30" w:author="易成豪" w:date="2026-03-25T16:22:30Z">
        <w:r>
          <w:rPr>
            <w:rFonts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亿元以上签约项目</w:delText>
        </w:r>
      </w:del>
      <w:del w:id="31" w:author="易成豪" w:date="2026-03-25T16:22:30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66</w:delText>
        </w:r>
      </w:del>
      <w:ins w:id="32" w:author="STAR" w:date="2025-11-05T09:44:58Z">
        <w:del w:id="33" w:author="易成豪" w:date="2026-03-25T16:22:30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99</w:delText>
          </w:r>
        </w:del>
      </w:ins>
      <w:ins w:id="34" w:author="刘千畅" w:date="2025-12-11T08:48:35Z">
        <w:del w:id="35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</w:delText>
          </w:r>
        </w:del>
      </w:ins>
      <w:ins w:id="36" w:author="刘千畅" w:date="2025-12-11T08:48:35Z">
        <w:del w:id="37" w:author="易成豪" w:date="2026-03-25T16:22:30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13</w:delText>
          </w:r>
        </w:del>
      </w:ins>
      <w:ins w:id="38" w:author="胤长安" w:date="2026-01-05T11:31:33Z">
        <w:del w:id="39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55</w:delText>
          </w:r>
        </w:del>
      </w:ins>
      <w:del w:id="40" w:author="易成豪" w:date="2026-03-25T16:22:30Z">
        <w:r>
          <w:rPr>
            <w:rFonts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个、</w:delText>
        </w:r>
      </w:del>
      <w:del w:id="41" w:author="易成豪" w:date="2026-03-25T16:22:30Z">
        <w:r>
          <w:rPr>
            <w:rFonts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金额</w:delText>
        </w:r>
      </w:del>
      <w:ins w:id="42" w:author="胤长安" w:date="2026-01-05T11:31:48Z">
        <w:del w:id="43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1238.</w:delText>
          </w:r>
        </w:del>
      </w:ins>
      <w:ins w:id="44" w:author="胤长安" w:date="2026-01-05T11:31:56Z">
        <w:del w:id="45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2</w:delText>
          </w:r>
        </w:del>
      </w:ins>
      <w:ins w:id="46" w:author="刘千畅" w:date="2025-12-11T08:48:51Z">
        <w:del w:id="47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1022.6</w:delText>
          </w:r>
        </w:del>
      </w:ins>
      <w:ins w:id="48" w:author="STAR" w:date="2025-11-20T08:44:55Z">
        <w:del w:id="49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</w:delText>
          </w:r>
        </w:del>
      </w:ins>
      <w:ins w:id="50" w:author="STAR" w:date="2025-11-20T08:44:56Z">
        <w:del w:id="51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002.</w:delText>
          </w:r>
        </w:del>
      </w:ins>
      <w:ins w:id="52" w:author="STAR" w:date="2025-11-20T08:44:58Z">
        <w:del w:id="53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</w:delText>
          </w:r>
        </w:del>
      </w:ins>
      <w:ins w:id="54" w:author="STAR" w:date="2025-10-09T09:11:57Z">
        <w:del w:id="55" w:author="易成豪" w:date="2026-03-25T16:22:30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 xml:space="preserve"> </w:delText>
          </w:r>
        </w:del>
      </w:ins>
      <w:del w:id="56" w:author="易成豪" w:date="2026-03-25T16:22:30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741.6</w:delText>
        </w:r>
      </w:del>
      <w:del w:id="57" w:author="易成豪" w:date="2026-03-25T16:22:30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亿元</w:delText>
        </w:r>
      </w:del>
      <w:del w:id="58" w:author="易成豪" w:date="2026-03-25T16:22:30Z">
        <w:r>
          <w:rPr>
            <w:rFonts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，完成</w:delText>
        </w:r>
      </w:del>
      <w:del w:id="59" w:author="易成豪" w:date="2026-03-25T16:22:30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</w:rPr>
          <w:delText>市级年度</w:delText>
        </w:r>
      </w:del>
      <w:del w:id="60" w:author="易成豪" w:date="2026-03-25T16:22:30Z">
        <w:r>
          <w:rPr>
            <w:rFonts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目标的</w:delText>
        </w:r>
      </w:del>
      <w:del w:id="61" w:author="易成豪" w:date="2026-03-25T16:22:30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61.8</w:delText>
        </w:r>
      </w:del>
      <w:ins w:id="62" w:author="STAR" w:date="2025-11-05T17:26:24Z">
        <w:del w:id="63" w:author="易成豪" w:date="2026-03-25T16:22:30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8</w:delText>
          </w:r>
        </w:del>
      </w:ins>
      <w:ins w:id="64" w:author="STAR" w:date="2025-11-05T17:26:25Z">
        <w:del w:id="65" w:author="易成豪" w:date="2026-03-25T16:22:30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3.5</w:delText>
          </w:r>
        </w:del>
      </w:ins>
      <w:ins w:id="66" w:author="刘千畅" w:date="2025-12-11T08:49:12Z">
        <w:del w:id="67" w:author="易成豪" w:date="2026-03-25T16:22:30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5.</w:delText>
          </w:r>
        </w:del>
      </w:ins>
      <w:ins w:id="68" w:author="刘千畅" w:date="2025-12-11T08:49:13Z">
        <w:del w:id="69" w:author="易成豪" w:date="2026-03-25T16:22:30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2</w:delText>
          </w:r>
        </w:del>
      </w:ins>
      <w:ins w:id="70" w:author="胤长安" w:date="2026-01-05T11:33:19Z">
        <w:del w:id="71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103.</w:delText>
          </w:r>
        </w:del>
      </w:ins>
      <w:ins w:id="72" w:author="胤长安" w:date="2026-01-05T11:33:20Z">
        <w:del w:id="73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2</w:delText>
          </w:r>
        </w:del>
      </w:ins>
      <w:del w:id="74" w:author="易成豪" w:date="2026-03-25T16:22:30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%，</w:delText>
        </w:r>
      </w:del>
      <w:del w:id="75" w:author="易成豪" w:date="2026-03-25T16:22:30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/>
            <w14:textFill>
              <w14:solidFill>
                <w14:schemeClr w14:val="tx1"/>
              </w14:solidFill>
            </w14:textFill>
          </w:rPr>
          <w:delText>超</w:delText>
        </w:r>
      </w:del>
      <w:ins w:id="76" w:author="刘千畅" w:date="2025-12-11T08:49:29Z">
        <w:del w:id="77" w:author="易成豪" w:date="2026-03-25T16:22:30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落后</w:delText>
          </w:r>
        </w:del>
      </w:ins>
      <w:ins w:id="78" w:author="胤长安" w:date="2026-01-05T11:33:25Z">
        <w:del w:id="79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超</w:delText>
          </w:r>
        </w:del>
      </w:ins>
      <w:del w:id="80" w:author="易成豪" w:date="2026-03-25T16:22:30Z">
        <w:r>
          <w:rPr>
            <w:rFonts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时序进度</w:delText>
        </w:r>
      </w:del>
      <w:del w:id="81" w:author="易成豪" w:date="2026-03-25T16:22:30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3.</w:delText>
        </w:r>
      </w:del>
      <w:ins w:id="82" w:author="STAR" w:date="2025-11-05T17:26:38Z">
        <w:del w:id="83" w:author="易成豪" w:date="2026-03-25T16:22:30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0.2</w:delText>
          </w:r>
        </w:del>
      </w:ins>
      <w:ins w:id="84" w:author="刘千畅" w:date="2025-12-11T08:49:34Z">
        <w:del w:id="85" w:author="易成豪" w:date="2026-03-25T16:22:30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6.5</w:delText>
          </w:r>
        </w:del>
      </w:ins>
      <w:ins w:id="86" w:author="胤长安" w:date="2026-01-05T11:33:28Z">
        <w:del w:id="87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3.2</w:delText>
          </w:r>
        </w:del>
      </w:ins>
      <w:del w:id="88" w:author="易成豪" w:date="2026-03-25T16:22:30Z">
        <w:r>
          <w:rPr>
            <w:rFonts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个百分点</w:delText>
        </w:r>
      </w:del>
      <w:del w:id="89" w:author="易成豪" w:date="2026-03-25T16:22:30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。</w:delText>
        </w:r>
      </w:del>
    </w:p>
    <w:p w14:paraId="1E0261B3">
      <w:pPr>
        <w:shd w:val="clear"/>
        <w:spacing w:line="560" w:lineRule="exact"/>
        <w:ind w:firstLine="640"/>
        <w:rPr>
          <w:del w:id="90" w:author="易成豪" w:date="2026-03-25T16:22:30Z"/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del w:id="91" w:author="易成豪" w:date="2026-03-25T16:22:30Z">
        <w:r>
          <w:rPr>
            <w:rFonts w:ascii="Times New Roman" w:hAnsi="Times New Roman" w:eastAsia="仿宋_GB2312" w:cs="Times New Roman"/>
            <w:sz w:val="32"/>
            <w:szCs w:val="32"/>
            <w:highlight w:val="none"/>
          </w:rPr>
          <w:delText>全区</w:delText>
        </w:r>
      </w:del>
      <w:del w:id="92" w:author="易成豪" w:date="2026-03-25T16:22:30Z">
        <w:r>
          <w:rPr>
            <w:rFonts w:ascii="Times New Roman" w:hAnsi="Times New Roman" w:eastAsia="仿宋_GB2312" w:cs="Times New Roman"/>
            <w:b/>
            <w:bCs/>
            <w:sz w:val="32"/>
            <w:szCs w:val="32"/>
            <w:highlight w:val="none"/>
          </w:rPr>
          <w:delText>产业项目到位资金</w:delText>
        </w:r>
      </w:del>
      <w:del w:id="93" w:author="易成豪" w:date="2026-03-25T16:22:30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</w:rPr>
          <w:delText>完成</w:delText>
        </w:r>
      </w:del>
      <w:del w:id="94" w:author="易成豪" w:date="2026-03-25T16:22:30Z">
        <w:r>
          <w:rPr>
            <w:rFonts w:hint="default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646.</w:delText>
        </w:r>
      </w:del>
      <w:ins w:id="95" w:author="STAR" w:date="2025-11-05T17:29:22Z">
        <w:del w:id="96" w:author="易成豪" w:date="2026-03-25T16:22:30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730.</w:delText>
          </w:r>
        </w:del>
      </w:ins>
      <w:ins w:id="97" w:author="STAR" w:date="2025-11-05T17:29:23Z">
        <w:del w:id="98" w:author="易成豪" w:date="2026-03-25T16:22:30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2</w:delText>
          </w:r>
        </w:del>
      </w:ins>
      <w:ins w:id="99" w:author="刘千畅" w:date="2025-12-11T08:50:08Z">
        <w:del w:id="100" w:author="易成豪" w:date="2026-03-25T16:22:30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74</w:delText>
          </w:r>
        </w:del>
      </w:ins>
      <w:ins w:id="101" w:author="刘千畅" w:date="2025-12-11T08:50:09Z">
        <w:del w:id="102" w:author="易成豪" w:date="2026-03-25T16:22:30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3</w:delText>
          </w:r>
        </w:del>
      </w:ins>
      <w:ins w:id="103" w:author="胤长安" w:date="2026-01-05T11:42:20Z">
        <w:del w:id="104" w:author="易成豪" w:date="2026-03-25T16:22:30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  <w:rPrChange w:id="105" w:author="胤长安" w:date="2026-01-17T12:18:01Z">
                <w:rPr>
                  <w:rFonts w:hint="eastAsia" w:ascii="Times New Roman" w:hAnsi="Times New Roman" w:eastAsia="仿宋_GB2312" w:cs="Times New Roman"/>
                  <w:sz w:val="32"/>
                  <w:szCs w:val="32"/>
                  <w:highlight w:val="yellow"/>
                  <w:lang w:val="en-US" w:eastAsia="zh-CN"/>
                </w:rPr>
              </w:rPrChange>
            </w:rPr>
            <w:delText>8</w:delText>
          </w:r>
        </w:del>
      </w:ins>
      <w:ins w:id="106" w:author="胤长安" w:date="2026-01-05T11:42:21Z">
        <w:del w:id="107" w:author="易成豪" w:date="2026-03-25T16:22:30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  <w:rPrChange w:id="108" w:author="胤长安" w:date="2026-01-17T12:18:01Z">
                <w:rPr>
                  <w:rFonts w:hint="eastAsia" w:ascii="Times New Roman" w:hAnsi="Times New Roman" w:eastAsia="仿宋_GB2312" w:cs="Times New Roman"/>
                  <w:sz w:val="32"/>
                  <w:szCs w:val="32"/>
                  <w:highlight w:val="yellow"/>
                  <w:lang w:val="en-US" w:eastAsia="zh-CN"/>
                </w:rPr>
              </w:rPrChange>
            </w:rPr>
            <w:delText>40.</w:delText>
          </w:r>
        </w:del>
      </w:ins>
      <w:ins w:id="109" w:author="胤长安" w:date="2026-01-05T11:42:22Z">
        <w:del w:id="110" w:author="易成豪" w:date="2026-03-25T16:22:30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  <w:rPrChange w:id="111" w:author="胤长安" w:date="2026-01-17T12:18:01Z">
                <w:rPr>
                  <w:rFonts w:hint="eastAsia" w:ascii="Times New Roman" w:hAnsi="Times New Roman" w:eastAsia="仿宋_GB2312" w:cs="Times New Roman"/>
                  <w:sz w:val="32"/>
                  <w:szCs w:val="32"/>
                  <w:highlight w:val="yellow"/>
                  <w:lang w:val="en-US" w:eastAsia="zh-CN"/>
                </w:rPr>
              </w:rPrChange>
            </w:rPr>
            <w:delText>7</w:delText>
          </w:r>
        </w:del>
      </w:ins>
      <w:del w:id="112" w:author="易成豪" w:date="2026-03-25T16:22:30Z">
        <w:r>
          <w:rPr>
            <w:rFonts w:ascii="Times New Roman" w:hAnsi="Times New Roman" w:eastAsia="仿宋_GB2312" w:cs="Times New Roman"/>
            <w:sz w:val="32"/>
            <w:szCs w:val="32"/>
            <w:highlight w:val="none"/>
          </w:rPr>
          <w:delText>亿元，</w:delText>
        </w:r>
      </w:del>
      <w:del w:id="113" w:author="易成豪" w:date="2026-03-25T16:22:30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</w:rPr>
          <w:delText>达市级年度</w:delText>
        </w:r>
      </w:del>
      <w:del w:id="114" w:author="易成豪" w:date="2026-03-25T16:22:30Z">
        <w:r>
          <w:rPr>
            <w:rFonts w:ascii="Times New Roman" w:hAnsi="Times New Roman" w:eastAsia="仿宋_GB2312" w:cs="Times New Roman"/>
            <w:sz w:val="32"/>
            <w:szCs w:val="32"/>
            <w:highlight w:val="none"/>
          </w:rPr>
          <w:delText>目标的</w:delText>
        </w:r>
      </w:del>
      <w:del w:id="115" w:author="易成豪" w:date="2026-03-25T16:22:30Z">
        <w:r>
          <w:rPr>
            <w:rFonts w:hint="default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82.</w:delText>
        </w:r>
      </w:del>
      <w:ins w:id="116" w:author="STAR" w:date="2025-11-05T17:29:30Z">
        <w:del w:id="117" w:author="易成豪" w:date="2026-03-25T16:22:30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9</w:delText>
          </w:r>
        </w:del>
      </w:ins>
      <w:ins w:id="118" w:author="STAR" w:date="2025-11-05T17:29:31Z">
        <w:del w:id="119" w:author="易成豪" w:date="2026-03-25T16:22:30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3</w:delText>
          </w:r>
        </w:del>
      </w:ins>
      <w:ins w:id="120" w:author="刘千畅" w:date="2025-12-11T08:50:23Z">
        <w:del w:id="121" w:author="易成豪" w:date="2026-03-25T16:22:30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8</w:delText>
          </w:r>
        </w:del>
      </w:ins>
      <w:ins w:id="122" w:author="胤长安" w:date="2026-01-05T11:42:33Z">
        <w:del w:id="123" w:author="易成豪" w:date="2026-03-25T16:22:30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  <w:rPrChange w:id="124" w:author="胤长安" w:date="2026-01-17T12:18:01Z">
                <w:rPr>
                  <w:rFonts w:hint="eastAsia" w:ascii="Times New Roman" w:hAnsi="Times New Roman" w:eastAsia="仿宋_GB2312" w:cs="Times New Roman"/>
                  <w:sz w:val="32"/>
                  <w:szCs w:val="32"/>
                  <w:highlight w:val="yellow"/>
                  <w:lang w:val="en-US" w:eastAsia="zh-CN"/>
                </w:rPr>
              </w:rPrChange>
            </w:rPr>
            <w:delText>10</w:delText>
          </w:r>
        </w:del>
      </w:ins>
      <w:ins w:id="125" w:author="胤长安" w:date="2026-01-05T11:42:36Z">
        <w:del w:id="126" w:author="易成豪" w:date="2026-03-25T16:22:30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  <w:rPrChange w:id="127" w:author="胤长安" w:date="2026-01-17T12:18:01Z">
                <w:rPr>
                  <w:rFonts w:hint="eastAsia" w:ascii="Times New Roman" w:hAnsi="Times New Roman" w:eastAsia="仿宋_GB2312" w:cs="Times New Roman"/>
                  <w:sz w:val="32"/>
                  <w:szCs w:val="32"/>
                  <w:highlight w:val="yellow"/>
                  <w:lang w:val="en-US" w:eastAsia="zh-CN"/>
                </w:rPr>
              </w:rPrChange>
            </w:rPr>
            <w:delText>7</w:delText>
          </w:r>
        </w:del>
      </w:ins>
      <w:ins w:id="128" w:author="胤长安" w:date="2026-01-05T11:42:37Z">
        <w:del w:id="129" w:author="易成豪" w:date="2026-03-25T16:22:30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  <w:rPrChange w:id="130" w:author="胤长安" w:date="2026-01-17T12:18:01Z">
                <w:rPr>
                  <w:rFonts w:hint="eastAsia" w:ascii="Times New Roman" w:hAnsi="Times New Roman" w:eastAsia="仿宋_GB2312" w:cs="Times New Roman"/>
                  <w:sz w:val="32"/>
                  <w:szCs w:val="32"/>
                  <w:highlight w:val="yellow"/>
                  <w:lang w:val="en-US" w:eastAsia="zh-CN"/>
                </w:rPr>
              </w:rPrChange>
            </w:rPr>
            <w:delText>.</w:delText>
          </w:r>
        </w:del>
      </w:ins>
      <w:ins w:id="131" w:author="胤长安" w:date="2026-01-05T11:42:40Z">
        <w:del w:id="132" w:author="易成豪" w:date="2026-03-25T16:22:30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  <w:rPrChange w:id="133" w:author="胤长安" w:date="2026-01-17T12:18:01Z">
                <w:rPr>
                  <w:rFonts w:hint="eastAsia" w:ascii="Times New Roman" w:hAnsi="Times New Roman" w:eastAsia="仿宋_GB2312" w:cs="Times New Roman"/>
                  <w:sz w:val="32"/>
                  <w:szCs w:val="32"/>
                  <w:highlight w:val="yellow"/>
                  <w:lang w:val="en-US" w:eastAsia="zh-CN"/>
                </w:rPr>
              </w:rPrChange>
            </w:rPr>
            <w:delText>1</w:delText>
          </w:r>
        </w:del>
      </w:ins>
      <w:del w:id="134" w:author="易成豪" w:date="2026-03-25T16:22:30Z">
        <w:r>
          <w:rPr>
            <w:rFonts w:ascii="Times New Roman" w:hAnsi="Times New Roman" w:eastAsia="仿宋_GB2312" w:cs="Times New Roman"/>
            <w:sz w:val="32"/>
            <w:szCs w:val="32"/>
            <w:highlight w:val="none"/>
          </w:rPr>
          <w:delText>%，超时序进度</w:delText>
        </w:r>
      </w:del>
      <w:del w:id="135" w:author="易成豪" w:date="2026-03-25T16:22:30Z">
        <w:r>
          <w:rPr>
            <w:rFonts w:hint="default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24</w:delText>
        </w:r>
      </w:del>
      <w:ins w:id="136" w:author="STAR" w:date="2025-11-05T17:29:41Z">
        <w:del w:id="137" w:author="易成豪" w:date="2026-03-25T16:22:30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9</w:delText>
          </w:r>
        </w:del>
      </w:ins>
      <w:ins w:id="138" w:author="STAR" w:date="2025-11-05T17:29:42Z">
        <w:del w:id="139" w:author="易成豪" w:date="2026-03-25T16:22:30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.7</w:delText>
          </w:r>
        </w:del>
      </w:ins>
      <w:ins w:id="140" w:author="刘千畅" w:date="2025-12-11T08:50:40Z">
        <w:del w:id="141" w:author="易成豪" w:date="2026-03-25T16:22:30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6.3</w:delText>
          </w:r>
        </w:del>
      </w:ins>
      <w:ins w:id="142" w:author="胤长安" w:date="2026-01-05T11:42:42Z">
        <w:del w:id="143" w:author="易成豪" w:date="2026-03-25T16:22:30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  <w:rPrChange w:id="144" w:author="胤长安" w:date="2026-01-17T12:18:01Z">
                <w:rPr>
                  <w:rFonts w:hint="eastAsia" w:ascii="Times New Roman" w:hAnsi="Times New Roman" w:eastAsia="仿宋_GB2312" w:cs="Times New Roman"/>
                  <w:sz w:val="32"/>
                  <w:szCs w:val="32"/>
                  <w:highlight w:val="yellow"/>
                  <w:lang w:val="en-US" w:eastAsia="zh-CN"/>
                </w:rPr>
              </w:rPrChange>
            </w:rPr>
            <w:delText>7.1</w:delText>
          </w:r>
        </w:del>
      </w:ins>
      <w:del w:id="145" w:author="易成豪" w:date="2026-03-25T16:22:30Z">
        <w:r>
          <w:rPr>
            <w:rFonts w:ascii="Times New Roman" w:hAnsi="Times New Roman" w:eastAsia="仿宋_GB2312" w:cs="Times New Roman"/>
            <w:sz w:val="32"/>
            <w:szCs w:val="32"/>
            <w:highlight w:val="none"/>
          </w:rPr>
          <w:delText>个百分点。</w:delText>
        </w:r>
      </w:del>
    </w:p>
    <w:p w14:paraId="733E1344">
      <w:pPr>
        <w:shd w:val="clear"/>
        <w:spacing w:line="560" w:lineRule="exact"/>
        <w:ind w:firstLine="640"/>
        <w:rPr>
          <w:ins w:id="146" w:author="刘千畅" w:date="2025-12-22T11:25:12Z"/>
          <w:del w:id="147" w:author="易成豪" w:date="2026-03-25T16:22:30Z"/>
          <w:rFonts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ins w:id="148" w:author="刘千畅" w:date="2025-12-22T11:25:12Z">
        <w:del w:id="149" w:author="易成豪" w:date="2026-03-25T16:22:30Z">
          <w:r>
            <w:rPr>
              <w:rFonts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全区</w:delText>
          </w:r>
        </w:del>
      </w:ins>
      <w:ins w:id="150" w:author="刘千畅" w:date="2025-12-22T11:25:12Z">
        <w:del w:id="151" w:author="易成豪" w:date="2026-03-25T16:22:30Z">
          <w:r>
            <w:rPr>
              <w:rFonts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外商直接投资（FDI）</w:delText>
          </w:r>
        </w:del>
      </w:ins>
      <w:ins w:id="152" w:author="刘千畅" w:date="2025-12-22T11:25:12Z">
        <w:del w:id="153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完成</w:delText>
          </w:r>
        </w:del>
      </w:ins>
      <w:ins w:id="154" w:author="刘千畅" w:date="2025-12-22T11:25:12Z">
        <w:del w:id="155" w:author="易成豪" w:date="2026-03-25T16:22:30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18714</w:delText>
          </w:r>
        </w:del>
      </w:ins>
      <w:ins w:id="156" w:author="胤长安" w:date="2026-01-15T18:14:48Z">
        <w:del w:id="157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2</w:delText>
          </w:r>
        </w:del>
      </w:ins>
      <w:ins w:id="158" w:author="胤长安" w:date="2026-01-15T18:14:49Z">
        <w:del w:id="159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3</w:delText>
          </w:r>
        </w:del>
      </w:ins>
      <w:ins w:id="160" w:author="胤长安" w:date="2026-01-15T18:14:50Z">
        <w:del w:id="161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958.</w:delText>
          </w:r>
        </w:del>
      </w:ins>
      <w:ins w:id="162" w:author="胤长安" w:date="2026-01-15T18:14:51Z">
        <w:del w:id="163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3</w:delText>
          </w:r>
        </w:del>
      </w:ins>
      <w:ins w:id="164" w:author="刘千畅" w:date="2025-12-22T11:25:12Z">
        <w:del w:id="165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万美元</w:delText>
          </w:r>
        </w:del>
      </w:ins>
      <w:ins w:id="166" w:author="刘千畅" w:date="2025-12-22T11:25:12Z">
        <w:del w:id="167" w:author="易成豪" w:date="2026-03-25T16:22:30Z">
          <w:r>
            <w:rPr>
              <w:rFonts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，</w:delText>
          </w:r>
        </w:del>
      </w:ins>
      <w:ins w:id="168" w:author="刘千畅" w:date="2025-12-22T11:25:12Z">
        <w:del w:id="169" w:author="易成豪" w:date="2026-03-25T16:22:30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</w:rPr>
            <w:delText>达市级年度</w:delText>
          </w:r>
        </w:del>
      </w:ins>
      <w:ins w:id="170" w:author="刘千畅" w:date="2025-12-22T11:25:12Z">
        <w:del w:id="171" w:author="易成豪" w:date="2026-03-25T16:22:30Z">
          <w:r>
            <w:rPr>
              <w:rFonts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目标的</w:delText>
          </w:r>
        </w:del>
      </w:ins>
      <w:ins w:id="172" w:author="刘千畅" w:date="2025-12-22T11:25:12Z">
        <w:del w:id="173" w:author="易成豪" w:date="2026-03-25T16:22:30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44</w:delText>
          </w:r>
        </w:del>
      </w:ins>
      <w:ins w:id="174" w:author="胤长安" w:date="2026-01-15T18:14:56Z">
        <w:del w:id="175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55.</w:delText>
          </w:r>
        </w:del>
      </w:ins>
      <w:ins w:id="176" w:author="胤长安" w:date="2026-01-15T18:14:57Z">
        <w:del w:id="177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7</w:delText>
          </w:r>
        </w:del>
      </w:ins>
      <w:ins w:id="178" w:author="刘千畅" w:date="2025-12-22T11:25:12Z">
        <w:del w:id="179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%</w:delText>
          </w:r>
        </w:del>
      </w:ins>
      <w:ins w:id="180" w:author="刘千畅" w:date="2025-12-22T11:25:12Z">
        <w:del w:id="181" w:author="易成豪" w:date="2026-03-25T16:22:30Z">
          <w:r>
            <w:rPr>
              <w:rFonts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，</w:delText>
          </w:r>
        </w:del>
      </w:ins>
      <w:ins w:id="182" w:author="刘千畅" w:date="2025-12-22T11:25:12Z">
        <w:del w:id="183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落后时序进度</w:delText>
          </w:r>
        </w:del>
      </w:ins>
      <w:ins w:id="184" w:author="刘千畅" w:date="2025-12-22T11:25:12Z">
        <w:del w:id="185" w:author="易成豪" w:date="2026-03-25T16:22:30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47.7</w:delText>
          </w:r>
        </w:del>
      </w:ins>
      <w:ins w:id="186" w:author="胤长安" w:date="2026-01-15T18:15:06Z">
        <w:del w:id="187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4</w:delText>
          </w:r>
        </w:del>
      </w:ins>
      <w:ins w:id="188" w:author="胤长安" w:date="2026-01-15T18:15:07Z">
        <w:del w:id="189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4.3</w:delText>
          </w:r>
        </w:del>
      </w:ins>
      <w:ins w:id="190" w:author="刘千畅" w:date="2025-12-22T11:25:12Z">
        <w:del w:id="191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个百分点</w:delText>
          </w:r>
        </w:del>
      </w:ins>
      <w:ins w:id="192" w:author="刘千畅" w:date="2025-12-22T11:25:12Z">
        <w:del w:id="193" w:author="易成豪" w:date="2026-03-25T16:22:30Z">
          <w:r>
            <w:rPr>
              <w:rFonts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。</w:delText>
          </w:r>
        </w:del>
      </w:ins>
    </w:p>
    <w:p w14:paraId="20274054">
      <w:pPr>
        <w:spacing w:line="560" w:lineRule="exact"/>
        <w:ind w:firstLine="640"/>
        <w:rPr>
          <w:del w:id="195" w:author="易成豪" w:date="2026-03-25T16:22:30Z"/>
          <w:highlight w:val="none"/>
          <w:rPrChange w:id="196" w:author="胤长安" w:date="2026-01-17T12:18:01Z">
            <w:rPr>
              <w:del w:id="197" w:author="易成豪" w:date="2026-03-25T16:22:30Z"/>
            </w:rPr>
          </w:rPrChange>
        </w:rPr>
        <w:pPrChange w:id="194" w:author="胤长安" w:date="2026-01-05T11:35:46Z">
          <w:pPr>
            <w:pStyle w:val="5"/>
          </w:pPr>
        </w:pPrChange>
      </w:pPr>
      <w:del w:id="198" w:author="易成豪" w:date="2026-03-25T16:22:30Z">
        <w:r>
          <w:rPr>
            <w:rFonts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rPrChange w:id="199" w:author="胤长安" w:date="2026-01-17T12:18:01Z">
              <w:rPr>
                <w:rFonts w:ascii="Times New Roman" w:hAnsi="Times New Roman" w:eastAsia="仿宋_GB2312" w:cs="Times New Roman"/>
                <w:color w:val="000000" w:themeColor="text1"/>
                <w:sz w:val="32"/>
                <w:szCs w:val="32"/>
                <w:highlight w:val="none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全区</w:delText>
        </w:r>
      </w:del>
      <w:del w:id="200" w:author="易成豪" w:date="2026-03-25T16:22:30Z">
        <w:r>
          <w:rPr>
            <w:rFonts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none"/>
            <w:rPrChange w:id="201" w:author="胤长安" w:date="2026-01-17T12:18:01Z">
              <w:rPr>
                <w:rFonts w:ascii="Times New Roman" w:hAnsi="Times New Roman" w:eastAsia="仿宋_GB2312" w:cs="Times New Roman"/>
                <w:b/>
                <w:bCs/>
                <w:color w:val="000000" w:themeColor="text1"/>
                <w:sz w:val="32"/>
                <w:szCs w:val="32"/>
                <w:highlight w:val="none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外商直接投资（FDI）</w:delText>
        </w:r>
      </w:del>
      <w:del w:id="202" w:author="易成豪" w:date="2026-03-25T16:22:30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rPrChange w:id="203" w:author="胤长安" w:date="2026-01-17T12:18:01Z">
              <w:rPr>
                <w:rFonts w:hint="eastAsia" w:ascii="Times New Roman" w:hAnsi="Times New Roman" w:eastAsia="仿宋_GB2312" w:cs="Times New Roman"/>
                <w:color w:val="000000" w:themeColor="text1"/>
                <w:sz w:val="32"/>
                <w:szCs w:val="32"/>
                <w:highlight w:val="none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完成</w:delText>
        </w:r>
      </w:del>
      <w:del w:id="204" w:author="易成豪" w:date="2026-03-25T16:22:30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:rPrChange w:id="205" w:author="胤长安" w:date="2026-01-17T12:18:01Z">
              <w:rPr>
                <w:rFonts w:hint="default" w:ascii="Times New Roman" w:hAnsi="Times New Roman" w:eastAsia="仿宋_GB2312" w:cs="Times New Roman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17775.4</w:delText>
        </w:r>
      </w:del>
      <w:ins w:id="206" w:author="STAR" w:date="2025-11-06T15:46:30Z">
        <w:del w:id="207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:rPrChange w:id="208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18</w:delText>
          </w:r>
        </w:del>
      </w:ins>
      <w:ins w:id="209" w:author="STAR" w:date="2025-11-06T15:46:31Z">
        <w:del w:id="210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:rPrChange w:id="211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057</w:delText>
          </w:r>
        </w:del>
      </w:ins>
      <w:ins w:id="212" w:author="STAR" w:date="2025-11-06T15:46:32Z">
        <w:del w:id="213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:rPrChange w:id="214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.7</w:delText>
          </w:r>
        </w:del>
      </w:ins>
      <w:del w:id="215" w:author="易成豪" w:date="2026-03-25T16:22:30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:rPrChange w:id="216" w:author="胤长安" w:date="2026-01-17T12:18:01Z">
              <w:rPr>
                <w:rFonts w:hint="eastAsia" w:ascii="Times New Roman" w:hAnsi="Times New Roman" w:eastAsia="仿宋_GB2312" w:cs="Times New Roman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万美元</w:delText>
        </w:r>
      </w:del>
      <w:del w:id="217" w:author="易成豪" w:date="2026-03-25T16:22:30Z">
        <w:r>
          <w:rPr>
            <w:rFonts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rPrChange w:id="218" w:author="胤长安" w:date="2026-01-17T12:18:01Z">
              <w:rPr>
                <w:rFonts w:ascii="Times New Roman" w:hAnsi="Times New Roman" w:eastAsia="仿宋_GB2312" w:cs="Times New Roman"/>
                <w:color w:val="000000" w:themeColor="text1"/>
                <w:sz w:val="32"/>
                <w:szCs w:val="32"/>
                <w:highlight w:val="none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，</w:delText>
        </w:r>
      </w:del>
      <w:del w:id="219" w:author="易成豪" w:date="2026-03-25T16:22:30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rPrChange w:id="220" w:author="胤长安" w:date="2026-01-17T12:18:01Z">
              <w:rPr>
                <w:rFonts w:hint="eastAsia" w:ascii="Times New Roman" w:hAnsi="Times New Roman" w:eastAsia="仿宋_GB2312" w:cs="Times New Roman"/>
                <w:sz w:val="32"/>
                <w:szCs w:val="32"/>
                <w:highlight w:val="none"/>
              </w:rPr>
            </w:rPrChange>
          </w:rPr>
          <w:delText>达市级年度</w:delText>
        </w:r>
      </w:del>
      <w:del w:id="221" w:author="易成豪" w:date="2026-03-25T16:22:30Z">
        <w:r>
          <w:rPr>
            <w:rFonts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rPrChange w:id="222" w:author="胤长安" w:date="2026-01-17T12:18:01Z">
              <w:rPr>
                <w:rFonts w:ascii="Times New Roman" w:hAnsi="Times New Roman" w:eastAsia="仿宋_GB2312" w:cs="Times New Roman"/>
                <w:color w:val="000000" w:themeColor="text1"/>
                <w:sz w:val="32"/>
                <w:szCs w:val="32"/>
                <w:highlight w:val="none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目标的</w:delText>
        </w:r>
      </w:del>
      <w:del w:id="223" w:author="易成豪" w:date="2026-03-25T16:22:30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:rPrChange w:id="224" w:author="胤长安" w:date="2026-01-17T12:18:01Z">
              <w:rPr>
                <w:rFonts w:hint="default" w:ascii="Times New Roman" w:hAnsi="Times New Roman" w:eastAsia="仿宋_GB2312" w:cs="Times New Roman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41.</w:delText>
        </w:r>
      </w:del>
      <w:ins w:id="225" w:author="STAR" w:date="2025-11-06T15:46:38Z">
        <w:del w:id="226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:rPrChange w:id="227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42</w:delText>
          </w:r>
        </w:del>
      </w:ins>
      <w:del w:id="228" w:author="易成豪" w:date="2026-03-25T16:22:30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:rPrChange w:id="229" w:author="胤长安" w:date="2026-01-17T12:18:01Z">
              <w:rPr>
                <w:rFonts w:hint="eastAsia" w:ascii="Times New Roman" w:hAnsi="Times New Roman" w:eastAsia="仿宋_GB2312" w:cs="Times New Roman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3</w:delText>
        </w:r>
      </w:del>
      <w:del w:id="230" w:author="易成豪" w:date="2026-03-25T16:22:30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rPrChange w:id="231" w:author="胤长安" w:date="2026-01-17T12:18:01Z">
              <w:rPr>
                <w:rFonts w:hint="eastAsia" w:ascii="Times New Roman" w:hAnsi="Times New Roman" w:eastAsia="仿宋_GB2312" w:cs="Times New Roman"/>
                <w:color w:val="000000" w:themeColor="text1"/>
                <w:sz w:val="32"/>
                <w:szCs w:val="32"/>
                <w:highlight w:val="none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%</w:delText>
        </w:r>
      </w:del>
      <w:del w:id="232" w:author="易成豪" w:date="2026-03-25T16:22:30Z">
        <w:r>
          <w:rPr>
            <w:rFonts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rPrChange w:id="233" w:author="胤长安" w:date="2026-01-17T12:18:01Z">
              <w:rPr>
                <w:rFonts w:ascii="Times New Roman" w:hAnsi="Times New Roman" w:eastAsia="仿宋_GB2312" w:cs="Times New Roman"/>
                <w:color w:val="000000" w:themeColor="text1"/>
                <w:sz w:val="32"/>
                <w:szCs w:val="32"/>
                <w:highlight w:val="none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，</w:delText>
        </w:r>
      </w:del>
      <w:del w:id="234" w:author="易成豪" w:date="2026-03-25T16:22:30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eastAsia="zh-CN"/>
            <w:rPrChange w:id="235" w:author="胤长安" w:date="2026-01-17T12:18:01Z">
              <w:rPr>
                <w:rFonts w:hint="eastAsia" w:ascii="Times New Roman" w:hAnsi="Times New Roman" w:eastAsia="仿宋_GB2312" w:cs="Times New Roman"/>
                <w:color w:val="000000" w:themeColor="text1"/>
                <w:sz w:val="32"/>
                <w:szCs w:val="32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落后时序进度</w:delText>
        </w:r>
      </w:del>
      <w:del w:id="236" w:author="易成豪" w:date="2026-03-25T16:22:30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:rPrChange w:id="237" w:author="胤长安" w:date="2026-01-17T12:18:01Z">
              <w:rPr>
                <w:rFonts w:hint="default" w:ascii="Times New Roman" w:hAnsi="Times New Roman" w:eastAsia="仿宋_GB2312" w:cs="Times New Roman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25.4</w:delText>
        </w:r>
      </w:del>
      <w:ins w:id="238" w:author="STAR" w:date="2025-11-06T15:46:50Z">
        <w:del w:id="239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:rPrChange w:id="240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4</w:delText>
          </w:r>
        </w:del>
      </w:ins>
      <w:ins w:id="241" w:author="STAR" w:date="2025-11-06T15:46:51Z">
        <w:del w:id="242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:rPrChange w:id="243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1.3</w:delText>
          </w:r>
        </w:del>
      </w:ins>
      <w:del w:id="244" w:author="易成豪" w:date="2026-03-25T16:22:30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eastAsia="zh-CN"/>
            <w:rPrChange w:id="245" w:author="胤长安" w:date="2026-01-17T12:18:01Z">
              <w:rPr>
                <w:rFonts w:hint="eastAsia" w:ascii="Times New Roman" w:hAnsi="Times New Roman" w:eastAsia="仿宋_GB2312" w:cs="Times New Roman"/>
                <w:color w:val="000000" w:themeColor="text1"/>
                <w:sz w:val="32"/>
                <w:szCs w:val="32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个百分点</w:delText>
        </w:r>
      </w:del>
      <w:del w:id="246" w:author="易成豪" w:date="2026-03-25T16:22:30Z">
        <w:r>
          <w:rPr>
            <w:rFonts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rPrChange w:id="247" w:author="胤长安" w:date="2026-01-17T12:18:01Z">
              <w:rPr>
                <w:rFonts w:ascii="Times New Roman" w:hAnsi="Times New Roman" w:eastAsia="仿宋_GB2312" w:cs="Times New Roman"/>
                <w:color w:val="000000" w:themeColor="text1"/>
                <w:sz w:val="32"/>
                <w:szCs w:val="32"/>
                <w:highlight w:val="none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。</w:delText>
        </w:r>
      </w:del>
    </w:p>
    <w:p w14:paraId="71F99990">
      <w:pPr>
        <w:shd w:val="clear"/>
        <w:spacing w:line="560" w:lineRule="exact"/>
        <w:ind w:firstLine="640"/>
        <w:rPr>
          <w:del w:id="248" w:author="刘千畅" w:date="2025-12-22T11:25:25Z"/>
          <w:rFonts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ins w:id="249" w:author="刘千畅" w:date="2025-12-22T11:25:25Z">
        <w:del w:id="250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全区已开工（开业）项目</w:delText>
          </w:r>
        </w:del>
      </w:ins>
      <w:ins w:id="251" w:author="刘千畅" w:date="2025-12-22T11:25:25Z">
        <w:del w:id="252" w:author="易成豪" w:date="2026-03-25T16:22:30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107</w:delText>
          </w:r>
        </w:del>
      </w:ins>
      <w:ins w:id="253" w:author="胤长安" w:date="2026-01-15T18:15:13Z">
        <w:del w:id="254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15</w:delText>
          </w:r>
        </w:del>
      </w:ins>
      <w:ins w:id="255" w:author="胤长安" w:date="2026-01-15T18:15:14Z">
        <w:del w:id="256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0</w:delText>
          </w:r>
        </w:del>
      </w:ins>
      <w:ins w:id="257" w:author="刘千畅" w:date="2025-12-22T11:25:25Z">
        <w:del w:id="258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个</w:delText>
          </w:r>
        </w:del>
      </w:ins>
      <w:ins w:id="259" w:author="刘千畅" w:date="2025-12-22T11:25:25Z">
        <w:del w:id="260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，签约项目开工开业转化率</w:delText>
          </w:r>
        </w:del>
      </w:ins>
      <w:ins w:id="261" w:author="刘千畅" w:date="2025-12-22T11:25:25Z">
        <w:del w:id="262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9</w:delText>
          </w:r>
        </w:del>
      </w:ins>
      <w:ins w:id="263" w:author="刘千畅" w:date="2025-12-22T11:25:25Z">
        <w:del w:id="264" w:author="易成豪" w:date="2026-03-25T16:22:30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3.8</w:delText>
          </w:r>
        </w:del>
      </w:ins>
      <w:ins w:id="265" w:author="胤长安" w:date="2026-01-15T18:15:19Z">
        <w:del w:id="266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7</w:delText>
          </w:r>
        </w:del>
      </w:ins>
      <w:ins w:id="267" w:author="刘千畅" w:date="2025-12-22T11:25:25Z">
        <w:del w:id="268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%</w:delText>
          </w:r>
        </w:del>
      </w:ins>
      <w:ins w:id="269" w:author="刘千畅" w:date="2025-12-22T11:25:25Z">
        <w:del w:id="270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；全区当年签约项目到资</w:delText>
          </w:r>
        </w:del>
      </w:ins>
      <w:ins w:id="271" w:author="刘千畅" w:date="2025-12-22T11:25:25Z">
        <w:del w:id="272" w:author="易成豪" w:date="2026-03-25T16:22:30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287.8</w:delText>
          </w:r>
        </w:del>
      </w:ins>
      <w:ins w:id="273" w:author="刘千畅" w:date="2025-12-22T11:25:25Z">
        <w:del w:id="274" w:author="易成豪" w:date="2026-03-25T16:22:30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/>
              <w14:textFill>
                <w14:solidFill>
                  <w14:schemeClr w14:val="tx1"/>
                </w14:solidFill>
              </w14:textFill>
            </w:rPr>
            <w:delText>亿</w:delText>
          </w:r>
        </w:del>
      </w:ins>
      <w:ins w:id="275" w:author="胤长安" w:date="2026-01-05T11:36:23Z">
        <w:del w:id="276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3</w:delText>
          </w:r>
        </w:del>
      </w:ins>
      <w:ins w:id="277" w:author="胤长安" w:date="2026-01-05T11:36:24Z">
        <w:del w:id="278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50.</w:delText>
          </w:r>
        </w:del>
      </w:ins>
      <w:ins w:id="279" w:author="胤长安" w:date="2026-01-05T11:36:25Z">
        <w:del w:id="280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7</w:delText>
          </w:r>
        </w:del>
      </w:ins>
      <w:ins w:id="281" w:author="刘千畅" w:date="2025-12-22T11:25:25Z">
        <w:del w:id="282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元</w:delText>
          </w:r>
        </w:del>
      </w:ins>
      <w:ins w:id="283" w:author="刘千畅" w:date="2025-12-22T11:25:25Z">
        <w:del w:id="284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，签约项目到资转化率</w:delText>
          </w:r>
        </w:del>
      </w:ins>
      <w:ins w:id="285" w:author="刘千畅" w:date="2025-12-22T11:25:25Z">
        <w:del w:id="286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5</w:delText>
          </w:r>
        </w:del>
      </w:ins>
      <w:ins w:id="287" w:author="刘千畅" w:date="2025-12-22T11:25:25Z">
        <w:del w:id="288" w:author="易成豪" w:date="2026-03-25T16:22:30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8</w:delText>
          </w:r>
        </w:del>
      </w:ins>
      <w:ins w:id="289" w:author="胤长安" w:date="2026-01-05T11:39:42Z">
        <w:del w:id="290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7</w:delText>
          </w:r>
        </w:del>
      </w:ins>
      <w:ins w:id="291" w:author="刘千畅" w:date="2025-12-22T11:25:25Z">
        <w:del w:id="292" w:author="易成豪" w:date="2026-03-25T16:22:3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%</w:delText>
          </w:r>
        </w:del>
      </w:ins>
      <w:ins w:id="293" w:author="刘千畅" w:date="2025-12-22T11:25:25Z">
        <w:del w:id="294" w:author="易成豪" w:date="2026-03-25T16:22:32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。</w:delText>
          </w:r>
        </w:del>
      </w:ins>
      <w:del w:id="295" w:author="刘千畅" w:date="2025-12-22T11:25:25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全区已开工（开业）项目</w:delText>
        </w:r>
      </w:del>
      <w:del w:id="296" w:author="刘千畅" w:date="2025-12-22T11:25:25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55</w:delText>
        </w:r>
      </w:del>
      <w:ins w:id="297" w:author="STAR" w:date="2025-11-05T17:30:47Z">
        <w:del w:id="298" w:author="刘千畅" w:date="2025-12-22T11:25:25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91</w:delText>
          </w:r>
        </w:del>
      </w:ins>
      <w:del w:id="299" w:author="刘千畅" w:date="2025-12-22T11:25:25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个</w:delText>
        </w:r>
      </w:del>
      <w:ins w:id="300" w:author="STAR" w:date="2025-10-14T10:20:45Z">
        <w:del w:id="301" w:author="刘千畅" w:date="2025-12-22T11:25:25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:rPrChange w:id="302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cyan"/>
                  <w:lang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，</w:delText>
          </w:r>
        </w:del>
      </w:ins>
      <w:ins w:id="303" w:author="STAR" w:date="2025-10-14T10:21:08Z">
        <w:del w:id="304" w:author="刘千畅" w:date="2025-12-22T11:25:25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:rPrChange w:id="305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cyan"/>
                  <w:lang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签约</w:delText>
          </w:r>
        </w:del>
      </w:ins>
      <w:ins w:id="306" w:author="STAR" w:date="2025-10-14T10:21:09Z">
        <w:del w:id="307" w:author="刘千畅" w:date="2025-12-22T11:25:25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:rPrChange w:id="308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cyan"/>
                  <w:lang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项目</w:delText>
          </w:r>
        </w:del>
      </w:ins>
      <w:ins w:id="309" w:author="STAR" w:date="2025-10-14T10:20:47Z">
        <w:del w:id="310" w:author="刘千畅" w:date="2025-12-22T11:25:25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:rPrChange w:id="311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cyan"/>
                  <w:lang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开工</w:delText>
          </w:r>
        </w:del>
      </w:ins>
      <w:ins w:id="312" w:author="STAR" w:date="2025-10-14T10:20:48Z">
        <w:del w:id="313" w:author="刘千畅" w:date="2025-12-22T11:25:25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:rPrChange w:id="314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cyan"/>
                  <w:lang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开业</w:delText>
          </w:r>
        </w:del>
      </w:ins>
      <w:ins w:id="315" w:author="STAR" w:date="2025-10-14T10:20:49Z">
        <w:del w:id="316" w:author="刘千畅" w:date="2025-12-22T11:25:25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:rPrChange w:id="317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cyan"/>
                  <w:lang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转化率</w:delText>
          </w:r>
        </w:del>
      </w:ins>
      <w:ins w:id="318" w:author="STAR" w:date="2025-11-05T17:31:10Z">
        <w:del w:id="319" w:author="刘千畅" w:date="2025-12-22T11:25:25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92.</w:delText>
          </w:r>
        </w:del>
      </w:ins>
      <w:ins w:id="320" w:author="STAR" w:date="2025-11-05T17:31:11Z">
        <w:del w:id="321" w:author="刘千畅" w:date="2025-12-22T11:25:25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8</w:delText>
          </w:r>
        </w:del>
      </w:ins>
      <w:ins w:id="322" w:author="STAR" w:date="2025-10-14T10:20:56Z">
        <w:del w:id="323" w:author="刘千畅" w:date="2025-12-22T11:25:25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:rPrChange w:id="324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cyan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%</w:delText>
          </w:r>
        </w:del>
      </w:ins>
      <w:del w:id="325" w:author="刘千畅" w:date="2025-12-22T11:25:25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，签约项目开工（开业）转化率达</w:delText>
        </w:r>
      </w:del>
      <w:del w:id="326" w:author="刘千畅" w:date="2025-12-22T11:25:25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84.4</w:delText>
        </w:r>
      </w:del>
      <w:del w:id="327" w:author="刘千畅" w:date="2025-12-22T11:25:25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%；全区当年签约项目到资</w:delText>
        </w:r>
      </w:del>
      <w:del w:id="328" w:author="刘千畅" w:date="2025-12-22T11:25:25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:rPrChange w:id="329" w:author="胤长安" w:date="2026-01-17T12:18:01Z">
              <w:rPr>
                <w:rFonts w:hint="default" w:ascii="Times New Roman" w:hAnsi="Times New Roman" w:eastAsia="仿宋_GB2312" w:cs="Times New Roman"/>
                <w:color w:val="000000" w:themeColor="text1"/>
                <w:sz w:val="32"/>
                <w:szCs w:val="32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162.1</w:delText>
        </w:r>
      </w:del>
      <w:ins w:id="330" w:author="STAR" w:date="2025-11-05T17:31:16Z">
        <w:del w:id="331" w:author="刘千畅" w:date="2025-12-22T11:25:25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256</w:delText>
          </w:r>
        </w:del>
      </w:ins>
      <w:ins w:id="332" w:author="STAR" w:date="2025-11-05T17:31:17Z">
        <w:del w:id="333" w:author="刘千畅" w:date="2025-12-22T11:25:25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.6</w:delText>
          </w:r>
        </w:del>
      </w:ins>
      <w:del w:id="334" w:author="刘千畅" w:date="2025-12-22T11:25:25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:rPrChange w:id="335" w:author="胤长安" w:date="2026-01-17T12:18:01Z">
              <w:rPr>
                <w:rFonts w:hint="eastAsia" w:ascii="Times New Roman" w:hAnsi="Times New Roman" w:eastAsia="仿宋_GB2312" w:cs="Times New Roman"/>
                <w:color w:val="000000" w:themeColor="text1"/>
                <w:sz w:val="32"/>
                <w:szCs w:val="32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（1-8月是完成这么多吗？）</w:delText>
        </w:r>
      </w:del>
      <w:del w:id="336" w:author="刘千畅" w:date="2025-12-22T11:25:25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亿元</w:delText>
        </w:r>
      </w:del>
      <w:ins w:id="337" w:author="STAR" w:date="2025-10-14T10:20:59Z">
        <w:del w:id="338" w:author="刘千畅" w:date="2025-12-22T11:25:25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:rPrChange w:id="339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cyan"/>
                  <w:lang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，</w:delText>
          </w:r>
        </w:del>
      </w:ins>
      <w:ins w:id="340" w:author="STAR" w:date="2025-10-14T10:21:00Z">
        <w:del w:id="341" w:author="刘千畅" w:date="2025-12-22T11:25:25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:rPrChange w:id="342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cyan"/>
                  <w:lang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签约</w:delText>
          </w:r>
        </w:del>
      </w:ins>
      <w:ins w:id="343" w:author="STAR" w:date="2025-10-14T10:21:02Z">
        <w:del w:id="344" w:author="刘千畅" w:date="2025-12-22T11:25:25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:rPrChange w:id="345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cyan"/>
                  <w:lang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项目</w:delText>
          </w:r>
        </w:del>
      </w:ins>
      <w:ins w:id="346" w:author="STAR" w:date="2025-10-14T10:21:13Z">
        <w:del w:id="347" w:author="刘千畅" w:date="2025-12-22T11:25:25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:rPrChange w:id="348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cyan"/>
                  <w:lang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到资</w:delText>
          </w:r>
        </w:del>
      </w:ins>
      <w:ins w:id="349" w:author="STAR" w:date="2025-10-14T10:21:14Z">
        <w:del w:id="350" w:author="刘千畅" w:date="2025-12-22T11:25:25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:rPrChange w:id="351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cyan"/>
                  <w:lang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转化率</w:delText>
          </w:r>
        </w:del>
      </w:ins>
      <w:ins w:id="352" w:author="STAR" w:date="2025-11-05T17:31:22Z">
        <w:del w:id="353" w:author="刘千畅" w:date="2025-12-22T11:25:25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5</w:delText>
          </w:r>
        </w:del>
      </w:ins>
      <w:ins w:id="354" w:author="STAR" w:date="2025-11-05T17:31:23Z">
        <w:del w:id="355" w:author="刘千畅" w:date="2025-12-22T11:25:25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5.4</w:delText>
          </w:r>
        </w:del>
      </w:ins>
      <w:ins w:id="356" w:author="STAR" w:date="2025-10-14T10:21:19Z">
        <w:del w:id="357" w:author="刘千畅" w:date="2025-12-22T11:25:25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:rPrChange w:id="358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cyan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%</w:delText>
          </w:r>
        </w:del>
      </w:ins>
      <w:del w:id="359" w:author="刘千畅" w:date="2025-12-22T11:25:25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，签约项目到资转化率达</w:delText>
        </w:r>
      </w:del>
      <w:del w:id="360" w:author="刘千畅" w:date="2025-12-22T11:25:25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53.1</w:delText>
        </w:r>
      </w:del>
      <w:del w:id="361" w:author="刘千畅" w:date="2025-12-22T11:25:25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%。</w:delText>
        </w:r>
      </w:del>
    </w:p>
    <w:p w14:paraId="0FA172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firstLine="640" w:firstLineChars="0"/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上半年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，全区签约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亿元以上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项目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76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个、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签约金额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650.1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亿元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当年到位资金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245.4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亿元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Times New Roman" w:hAnsi="Times New Roman" w:eastAsia="仿宋_GB2312" w:cs="Times New Roman"/>
          <w:b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当年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开工（开业）项目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51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个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Times New Roman" w:hAnsi="Times New Roman" w:eastAsia="仿宋_GB2312" w:cs="Times New Roman"/>
          <w:b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外商直接投资（</w:t>
      </w:r>
      <w:r>
        <w:rPr>
          <w:rFonts w:hint="eastAsia" w:ascii="Times New Roman" w:hAnsi="Times New Roman" w:eastAsia="仿宋_GB2312" w:cs="Times New Roman"/>
          <w:b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FDI</w:t>
      </w:r>
      <w:r>
        <w:rPr>
          <w:rFonts w:hint="eastAsia" w:ascii="Times New Roman" w:hAnsi="Times New Roman" w:eastAsia="仿宋_GB2312" w:cs="Times New Roman"/>
          <w:b/>
          <w:bCs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12268万美元。主要指标预计均位居全市第一。</w:t>
      </w:r>
    </w:p>
    <w:p w14:paraId="013408EF">
      <w:pPr>
        <w:numPr>
          <w:ilvl w:val="0"/>
          <w:numId w:val="1"/>
          <w:ins w:id="363" w:author="STAR" w:date="2025-09-04T11:07:41Z"/>
        </w:numPr>
        <w:spacing w:line="560" w:lineRule="exact"/>
        <w:ind w:firstLine="640" w:firstLineChars="200"/>
        <w:rPr>
          <w:ins w:id="364" w:author="STAR" w:date="2025-09-04T11:07:41Z"/>
          <w:rFonts w:hint="eastAsia" w:ascii="Times New Roman" w:hAnsi="Times New Roman" w:eastAsia="黑体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pPrChange w:id="362" w:author="STAR" w:date="2025-09-04T11:07:41Z">
          <w:pPr>
            <w:spacing w:line="560" w:lineRule="exact"/>
            <w:ind w:firstLine="640" w:firstLineChars="200"/>
          </w:pPr>
        </w:pPrChange>
      </w:pPr>
      <w:del w:id="365" w:author="STAR" w:date="2025-09-04T11:07:41Z">
        <w:r>
          <w:rPr>
            <w:rFonts w:hint="eastAsia" w:ascii="Times New Roman" w:hAnsi="Times New Roman" w:eastAsia="黑体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二、</w:delText>
        </w:r>
      </w:del>
      <w:r>
        <w:rPr>
          <w:rFonts w:hint="eastAsia" w:ascii="Times New Roman" w:hAnsi="Times New Roman" w:eastAsia="黑体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各园区</w:t>
      </w:r>
      <w:del w:id="366" w:author="易成豪" w:date="2026-03-25T17:05:07Z">
        <w:r>
          <w:rPr>
            <w:rFonts w:hint="eastAsia" w:ascii="Times New Roman" w:hAnsi="Times New Roman" w:eastAsia="黑体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主要指标完成</w:delText>
        </w:r>
      </w:del>
      <w:ins w:id="367" w:author="易成豪" w:date="2026-03-25T17:05:07Z">
        <w:r>
          <w:rPr>
            <w:rFonts w:hint="eastAsia" w:ascii="Times New Roman" w:hAnsi="Times New Roman" w:eastAsia="黑体" w:cs="Times New Roman"/>
            <w:color w:val="000000" w:themeColor="text1"/>
            <w:sz w:val="32"/>
            <w:szCs w:val="32"/>
            <w:highlight w:val="none"/>
            <w:lang w:eastAsia="zh-CN"/>
            <w14:textFill>
              <w14:solidFill>
                <w14:schemeClr w14:val="tx1"/>
              </w14:solidFill>
            </w14:textFill>
          </w:rPr>
          <w:t>招商</w:t>
        </w:r>
      </w:ins>
      <w:r>
        <w:rPr>
          <w:rFonts w:hint="eastAsia" w:ascii="Times New Roman" w:hAnsi="Times New Roman" w:eastAsia="黑体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情况</w:t>
      </w:r>
    </w:p>
    <w:p w14:paraId="4B00F76F">
      <w:pPr>
        <w:numPr>
          <w:ilvl w:val="0"/>
          <w:numId w:val="1"/>
          <w:ins w:id="369" w:author="STAR" w:date="2025-09-04T11:07:41Z"/>
        </w:numPr>
        <w:spacing w:line="560" w:lineRule="exact"/>
        <w:ind w:firstLine="640" w:firstLineChars="200"/>
        <w:rPr>
          <w:del w:id="370" w:author="STAR" w:date="2025-09-04T11:07:41Z"/>
          <w:rFonts w:hint="eastAsia" w:ascii="Times New Roman" w:hAnsi="Times New Roman" w:eastAsia="黑体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pPrChange w:id="368" w:author="STAR" w:date="2025-09-04T11:07:41Z">
          <w:pPr>
            <w:spacing w:line="560" w:lineRule="exact"/>
            <w:ind w:firstLine="640" w:firstLineChars="200"/>
          </w:pPr>
        </w:pPrChange>
      </w:pPr>
    </w:p>
    <w:p w14:paraId="414995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firstLine="640" w:firstLineChars="200"/>
        <w:rPr>
          <w:ins w:id="371" w:author="易成豪" w:date="2026-03-25T16:57:01Z"/>
          <w:highlight w:val="none"/>
        </w:rPr>
      </w:pP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上半年</w:t>
      </w:r>
      <w:del w:id="372" w:author="胤长安" w:date="2026-01-06T09:08:50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1-</w:delText>
        </w:r>
      </w:del>
      <w:del w:id="373" w:author="胤长安" w:date="2026-01-06T09:08:50Z">
        <w:r>
          <w:rPr>
            <w:rFonts w:hint="default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7</w:delText>
        </w:r>
      </w:del>
      <w:ins w:id="374" w:author="STAR" w:date="2025-11-05T17:31:29Z">
        <w:del w:id="375" w:author="胤长安" w:date="2026-01-06T09:08:50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1</w:delText>
          </w:r>
        </w:del>
      </w:ins>
      <w:ins w:id="376" w:author="STAR" w:date="2025-11-05T17:31:29Z">
        <w:del w:id="377" w:author="胤长安" w:date="2026-01-06T09:08:50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  <w:rPrChange w:id="378" w:author="胤长安" w:date="2026-01-17T12:18:01Z">
                <w:rPr>
                  <w:rFonts w:hint="eastAsia" w:ascii="Times New Roman" w:hAnsi="Times New Roman" w:eastAsia="仿宋_GB2312" w:cs="Times New Roman"/>
                  <w:sz w:val="32"/>
                  <w:szCs w:val="32"/>
                  <w:highlight w:val="none"/>
                  <w:lang w:val="en-US" w:eastAsia="zh-CN"/>
                </w:rPr>
              </w:rPrChange>
            </w:rPr>
            <w:delText>0</w:delText>
          </w:r>
        </w:del>
      </w:ins>
      <w:ins w:id="379" w:author="刘千畅" w:date="2025-12-11T08:51:41Z">
        <w:del w:id="380" w:author="胤长安" w:date="2026-01-06T09:08:50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1</w:delText>
          </w:r>
        </w:del>
      </w:ins>
      <w:del w:id="381" w:author="胤长安" w:date="2026-01-06T09:08:50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月</w:delText>
        </w:r>
      </w:del>
      <w:r>
        <w:rPr>
          <w:rFonts w:hint="eastAsia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pacing w:val="-4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签约金额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完成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情况超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时序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进度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的园区：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智造园（180.3亿元）、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未来城（172.2亿元）、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光电园（1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12.6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亿元）</w:t>
      </w:r>
      <w:r>
        <w:rPr>
          <w:rFonts w:hint="default" w:ascii="Times New Roman" w:hAnsi="Times New Roman" w:eastAsia="仿宋_GB2312" w:cs="Times New Roman"/>
          <w:b w:val="0"/>
          <w:bCs w:val="0"/>
          <w:spacing w:val="-4"/>
          <w:sz w:val="32"/>
          <w:szCs w:val="32"/>
          <w:highlight w:val="none"/>
        </w:rPr>
        <w:t>。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pacing w:val="-4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当年到位资金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完成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情况超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时序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进度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的园区：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智造园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122.4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亿元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Times New Roman" w:hAnsi="Times New Roman" w:eastAsia="仿宋_GB2312" w:cs="Times New Roman"/>
          <w:b/>
          <w:bCs/>
          <w:color w:val="000000" w:themeColor="text1"/>
          <w:spacing w:val="-4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当年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开工（开业）项目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完成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情况进度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靠前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的园区：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未来城（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9个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）、光电园（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14个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）。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pacing w:val="-4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外商直接投资（FDI）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完成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情况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超时序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进度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的园区：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生物城（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3273万美元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-4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。</w:t>
      </w:r>
    </w:p>
    <w:p w14:paraId="750E3E64">
      <w:pPr>
        <w:numPr>
          <w:ilvl w:val="0"/>
          <w:numId w:val="1"/>
          <w:ins w:id="383" w:author="易成豪" w:date="2026-03-25T16:57:08Z"/>
        </w:numPr>
        <w:spacing w:line="560" w:lineRule="exact"/>
        <w:ind w:firstLine="640" w:firstLineChars="200"/>
        <w:rPr>
          <w:ins w:id="384" w:author="易成豪" w:date="2026-03-25T16:57:41Z"/>
          <w:rFonts w:hint="eastAsia" w:ascii="Times New Roman" w:hAnsi="Times New Roman" w:eastAsia="黑体" w:cs="Times New Roman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pPrChange w:id="382" w:author="易成豪" w:date="2026-03-25T16:57:08Z">
          <w:pPr>
            <w:pStyle w:val="5"/>
          </w:pPr>
        </w:pPrChange>
      </w:pPr>
      <w:ins w:id="385" w:author="易成豪" w:date="2026-03-25T16:57:32Z">
        <w:r>
          <w:rPr>
            <w:rFonts w:hint="eastAsia" w:ascii="Times New Roman" w:hAnsi="Times New Roman" w:eastAsia="黑体" w:cs="Times New Roman"/>
            <w:color w:val="000000" w:themeColor="text1"/>
            <w:sz w:val="32"/>
            <w:szCs w:val="32"/>
            <w:highlight w:val="none"/>
            <w:lang w:eastAsia="zh-CN"/>
            <w14:textFill>
              <w14:solidFill>
                <w14:schemeClr w14:val="tx1"/>
              </w14:solidFill>
            </w14:textFill>
          </w:rPr>
          <w:t>各</w:t>
        </w:r>
      </w:ins>
      <w:ins w:id="386" w:author="易成豪" w:date="2026-03-25T16:57:33Z">
        <w:r>
          <w:rPr>
            <w:rFonts w:hint="eastAsia" w:ascii="Times New Roman" w:hAnsi="Times New Roman" w:eastAsia="黑体" w:cs="Times New Roman"/>
            <w:color w:val="000000" w:themeColor="text1"/>
            <w:sz w:val="32"/>
            <w:szCs w:val="32"/>
            <w:highlight w:val="none"/>
            <w:lang w:eastAsia="zh-CN"/>
            <w14:textFill>
              <w14:solidFill>
                <w14:schemeClr w14:val="tx1"/>
              </w14:solidFill>
            </w14:textFill>
          </w:rPr>
          <w:t>国有</w:t>
        </w:r>
      </w:ins>
      <w:ins w:id="387" w:author="易成豪" w:date="2026-03-25T16:57:34Z">
        <w:r>
          <w:rPr>
            <w:rFonts w:hint="eastAsia" w:ascii="Times New Roman" w:hAnsi="Times New Roman" w:eastAsia="黑体" w:cs="Times New Roman"/>
            <w:color w:val="000000" w:themeColor="text1"/>
            <w:sz w:val="32"/>
            <w:szCs w:val="32"/>
            <w:highlight w:val="none"/>
            <w:lang w:eastAsia="zh-CN"/>
            <w14:textFill>
              <w14:solidFill>
                <w14:schemeClr w14:val="tx1"/>
              </w14:solidFill>
            </w14:textFill>
          </w:rPr>
          <w:t>企业</w:t>
        </w:r>
      </w:ins>
      <w:ins w:id="388" w:author="易成豪" w:date="2026-03-25T17:05:32Z">
        <w:r>
          <w:rPr>
            <w:rFonts w:hint="eastAsia" w:ascii="Times New Roman" w:hAnsi="Times New Roman" w:eastAsia="黑体" w:cs="Times New Roman"/>
            <w:color w:val="000000" w:themeColor="text1"/>
            <w:sz w:val="32"/>
            <w:szCs w:val="32"/>
            <w:highlight w:val="none"/>
            <w:lang w:eastAsia="zh-CN"/>
            <w14:textFill>
              <w14:solidFill>
                <w14:schemeClr w14:val="tx1"/>
              </w14:solidFill>
            </w14:textFill>
          </w:rPr>
          <w:t>招商</w:t>
        </w:r>
      </w:ins>
      <w:ins w:id="389" w:author="易成豪" w:date="2026-03-25T16:57:40Z">
        <w:r>
          <w:rPr>
            <w:rFonts w:hint="eastAsia" w:ascii="Times New Roman" w:hAnsi="Times New Roman" w:eastAsia="黑体" w:cs="Times New Roman"/>
            <w:color w:val="000000" w:themeColor="text1"/>
            <w:sz w:val="32"/>
            <w:szCs w:val="32"/>
            <w:highlight w:val="none"/>
            <w:lang w:eastAsia="zh-CN"/>
            <w14:textFill>
              <w14:solidFill>
                <w14:schemeClr w14:val="tx1"/>
              </w14:solidFill>
            </w14:textFill>
          </w:rPr>
          <w:t>情况</w:t>
        </w:r>
      </w:ins>
    </w:p>
    <w:p w14:paraId="7129DA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firstLine="640" w:firstLineChars="200"/>
        <w:rPr>
          <w:rFonts w:hint="default" w:ascii="Times New Roman" w:hAnsi="Times New Roman" w:cs="Times New Roman"/>
          <w:highlight w:val="none"/>
          <w:lang w:eastAsia="zh-CN"/>
        </w:rPr>
      </w:pP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上半年</w:t>
      </w:r>
      <w:r>
        <w:rPr>
          <w:rFonts w:hint="default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，四</w:t>
      </w:r>
      <w:r>
        <w:rPr>
          <w:rFonts w:hint="eastAsia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个</w:t>
      </w:r>
      <w:r>
        <w:rPr>
          <w:rFonts w:hint="default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国企对</w:t>
      </w:r>
      <w:r>
        <w:rPr>
          <w:rFonts w:hint="eastAsia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84</w:t>
      </w:r>
      <w:r>
        <w:rPr>
          <w:rFonts w:hint="default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个项目开展尽调，项目认缴出资</w:t>
      </w:r>
      <w:r>
        <w:rPr>
          <w:rFonts w:hint="eastAsia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23.6</w:t>
      </w:r>
      <w:r>
        <w:rPr>
          <w:rFonts w:hint="default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亿元、实缴出资</w:t>
      </w:r>
      <w:r>
        <w:rPr>
          <w:rFonts w:hint="eastAsia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18</w:t>
      </w:r>
      <w:r>
        <w:rPr>
          <w:rFonts w:hint="default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亿元，引进产业链项目</w:t>
      </w:r>
      <w:r>
        <w:rPr>
          <w:rFonts w:hint="eastAsia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19</w:t>
      </w:r>
      <w:r>
        <w:rPr>
          <w:rFonts w:hint="default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个</w:t>
      </w:r>
      <w:r>
        <w:rPr>
          <w:rFonts w:hint="eastAsia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，举办品牌活动3场</w:t>
      </w:r>
      <w:r>
        <w:rPr>
          <w:rFonts w:hint="default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。其中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开展尽调项目</w:t>
      </w:r>
      <w:r>
        <w:rPr>
          <w:rFonts w:hint="default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完成进度靠前的国企：</w:t>
      </w:r>
      <w:r>
        <w:rPr>
          <w:rFonts w:hint="eastAsia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省科投</w:t>
      </w:r>
      <w:r>
        <w:rPr>
          <w:rFonts w:hint="default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27</w:t>
      </w:r>
      <w:r>
        <w:rPr>
          <w:rFonts w:hint="default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个），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认缴出资</w:t>
      </w:r>
      <w:r>
        <w:rPr>
          <w:rFonts w:hint="default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完成进度靠前的国企：</w:t>
      </w:r>
      <w:r>
        <w:rPr>
          <w:rFonts w:hint="eastAsia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高科集团</w:t>
      </w:r>
      <w:r>
        <w:rPr>
          <w:rFonts w:hint="default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9.8</w:t>
      </w:r>
      <w:r>
        <w:rPr>
          <w:rFonts w:hint="default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亿元），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实缴出资</w:t>
      </w:r>
      <w:r>
        <w:rPr>
          <w:rFonts w:hint="default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完成进度靠前的国企：</w:t>
      </w:r>
      <w:r>
        <w:rPr>
          <w:rFonts w:hint="eastAsia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省科投</w:t>
      </w:r>
      <w:r>
        <w:rPr>
          <w:rFonts w:hint="default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8.3</w:t>
      </w:r>
      <w:r>
        <w:rPr>
          <w:rFonts w:hint="default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亿元），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引进产业链项目</w:t>
      </w:r>
      <w:r>
        <w:rPr>
          <w:rFonts w:hint="default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完成进度靠前的国企：</w:t>
      </w:r>
      <w:r>
        <w:rPr>
          <w:rFonts w:hint="eastAsia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省科投</w:t>
      </w:r>
      <w:r>
        <w:rPr>
          <w:rFonts w:hint="default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default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个）</w:t>
      </w:r>
      <w:r>
        <w:rPr>
          <w:rFonts w:hint="eastAsia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仿宋_GB2312" w:cs="Times New Roman"/>
          <w:b/>
          <w:bCs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举办品牌活动</w:t>
      </w:r>
      <w:r>
        <w:rPr>
          <w:rFonts w:hint="eastAsia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完成进度靠前的国企：高科集团（1场）、光谷金控（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1场</w:t>
      </w:r>
      <w:r>
        <w:rPr>
          <w:rFonts w:hint="eastAsia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）、光谷交通（1场）</w:t>
      </w:r>
      <w:r>
        <w:rPr>
          <w:rFonts w:hint="default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5D9386C">
      <w:pPr>
        <w:spacing w:line="560" w:lineRule="exact"/>
        <w:ind w:firstLine="627" w:firstLineChars="200"/>
        <w:rPr>
          <w:del w:id="391" w:author="胤长安" w:date="2026-01-15T18:24:51Z"/>
          <w:rFonts w:hint="eastAsia" w:ascii="Times New Roman" w:hAnsi="Times New Roman" w:cs="Times New Roman" w:eastAsiaTheme="minorEastAsia"/>
          <w:color w:val="000000" w:themeColor="text1"/>
          <w:spacing w:val="-4"/>
          <w:sz w:val="32"/>
          <w:szCs w:val="32"/>
          <w:highlight w:val="none"/>
          <w:lang w:eastAsia="zh-CN"/>
          <w:rPrChange w:id="392" w:author="STAR" w:date="2025-11-07T09:36:38Z">
            <w:rPr>
              <w:del w:id="393" w:author="胤长安" w:date="2026-01-15T18:24:51Z"/>
              <w:rFonts w:hint="eastAsia" w:ascii="Times New Roman" w:hAnsi="Times New Roman" w:cs="Times New Roman" w:eastAsiaTheme="minorEastAsia"/>
              <w:color w:val="000000" w:themeColor="text1"/>
              <w:spacing w:val="-4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pPrChange w:id="390" w:author="STAR" w:date="2025-09-04T11:07:41Z">
          <w:pPr>
            <w:pStyle w:val="3"/>
          </w:pPr>
        </w:pPrChange>
      </w:pPr>
      <w:del w:id="394" w:author="刘千畅" w:date="2025-12-22T15:38:05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pacing w:val="-4"/>
            <w:sz w:val="32"/>
            <w:szCs w:val="32"/>
            <w:highlight w:val="none"/>
            <w:lang w:eastAsia="zh-CN"/>
            <w:rPrChange w:id="395" w:author="STAR" w:date="2025-11-07T09:36:38Z">
              <w:rPr>
                <w:rFonts w:hint="eastAsia" w:ascii="Times New Roman" w:hAnsi="Times New Roman" w:eastAsia="仿宋_GB2312" w:cs="Times New Roman"/>
                <w:b/>
                <w:bCs/>
                <w:color w:val="000000" w:themeColor="text1"/>
                <w:spacing w:val="-4"/>
                <w:sz w:val="32"/>
                <w:szCs w:val="32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开工开业率</w:delText>
        </w:r>
      </w:del>
      <w:del w:id="396" w:author="刘千畅" w:date="2025-12-22T15:38:05Z">
        <w:r>
          <w:rPr>
            <w:rFonts w:hint="eastAsia" w:ascii="Times New Roman" w:hAnsi="Times New Roman" w:eastAsia="仿宋_GB2312" w:cs="Times New Roman"/>
            <w:color w:val="000000" w:themeColor="text1"/>
            <w:spacing w:val="-4"/>
            <w:sz w:val="32"/>
            <w:szCs w:val="32"/>
            <w:highlight w:val="none"/>
            <w:lang w:eastAsia="zh-CN"/>
            <w:rPrChange w:id="397" w:author="STAR" w:date="2025-11-07T09:36:38Z">
              <w:rPr>
                <w:rFonts w:hint="eastAsia" w:ascii="Times New Roman" w:hAnsi="Times New Roman" w:eastAsia="仿宋_GB2312" w:cs="Times New Roman"/>
                <w:color w:val="000000" w:themeColor="text1"/>
                <w:spacing w:val="-4"/>
                <w:sz w:val="32"/>
                <w:szCs w:val="32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前两位的园区：</w:delText>
        </w:r>
      </w:del>
      <w:del w:id="398" w:author="刘千畅" w:date="2025-12-22T15:38:05Z">
        <w:r>
          <w:rPr>
            <w:rFonts w:hint="default" w:ascii="Times New Roman" w:hAnsi="Times New Roman" w:eastAsia="仿宋_GB2312" w:cs="Times New Roman"/>
            <w:color w:val="000000" w:themeColor="text1"/>
            <w:spacing w:val="-4"/>
            <w:sz w:val="32"/>
            <w:szCs w:val="32"/>
            <w:highlight w:val="none"/>
            <w:lang w:val="en-US" w:eastAsia="zh-CN"/>
            <w:rPrChange w:id="399" w:author="STAR" w:date="2025-11-07T09:36:38Z">
              <w:rPr>
                <w:rFonts w:hint="eastAsia" w:ascii="Times New Roman" w:hAnsi="Times New Roman" w:eastAsia="仿宋_GB2312" w:cs="Times New Roman"/>
                <w:color w:val="000000" w:themeColor="text1"/>
                <w:spacing w:val="-4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生物城</w:delText>
        </w:r>
      </w:del>
      <w:del w:id="400" w:author="刘千畅" w:date="2025-12-22T15:38:05Z">
        <w:r>
          <w:rPr>
            <w:rFonts w:hint="default" w:ascii="Times New Roman" w:hAnsi="Times New Roman" w:eastAsia="仿宋_GB2312" w:cs="Times New Roman"/>
            <w:color w:val="000000" w:themeColor="text1"/>
            <w:spacing w:val="-4"/>
            <w:sz w:val="32"/>
            <w:szCs w:val="32"/>
            <w:highlight w:val="none"/>
            <w:lang w:eastAsia="zh-CN"/>
            <w:rPrChange w:id="401" w:author="STAR" w:date="2025-11-07T09:36:38Z">
              <w:rPr>
                <w:rFonts w:hint="eastAsia" w:ascii="Times New Roman" w:hAnsi="Times New Roman" w:eastAsia="仿宋_GB2312" w:cs="Times New Roman"/>
                <w:color w:val="000000" w:themeColor="text1"/>
                <w:spacing w:val="-4"/>
                <w:sz w:val="32"/>
                <w:szCs w:val="32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（</w:delText>
        </w:r>
      </w:del>
      <w:ins w:id="402" w:author="STAR" w:date="2025-11-06T15:47:34Z">
        <w:del w:id="403" w:author="刘千畅" w:date="2025-12-22T15:38:05Z">
          <w:r>
            <w:rPr>
              <w:rFonts w:hint="eastAsia" w:ascii="Times New Roman" w:hAnsi="Times New Roman" w:eastAsia="仿宋_GB2312" w:cs="Times New Roman"/>
              <w:color w:val="000000" w:themeColor="text1"/>
              <w:spacing w:val="-4"/>
              <w:sz w:val="32"/>
              <w:szCs w:val="32"/>
              <w:highlight w:val="none"/>
              <w:lang w:val="en-US" w:eastAsia="zh-CN"/>
              <w:rPrChange w:id="404" w:author="STAR" w:date="2025-11-07T09:36:38Z">
                <w:rPr>
                  <w:rFonts w:hint="eastAsia" w:ascii="Times New Roman" w:hAnsi="Times New Roman" w:eastAsia="仿宋_GB2312" w:cs="Times New Roman"/>
                  <w:color w:val="000000" w:themeColor="text1"/>
                  <w:spacing w:val="-4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生物城</w:delText>
          </w:r>
        </w:del>
      </w:ins>
      <w:ins w:id="405" w:author="STAR" w:date="2025-11-06T15:47:36Z">
        <w:del w:id="406" w:author="刘千畅" w:date="2025-12-22T15:38:05Z">
          <w:r>
            <w:rPr>
              <w:rFonts w:hint="eastAsia" w:ascii="Times New Roman" w:hAnsi="Times New Roman" w:eastAsia="仿宋_GB2312" w:cs="Times New Roman"/>
              <w:color w:val="000000" w:themeColor="text1"/>
              <w:spacing w:val="-4"/>
              <w:sz w:val="32"/>
              <w:szCs w:val="32"/>
              <w:highlight w:val="none"/>
              <w:lang w:val="en-US" w:eastAsia="zh-CN"/>
              <w:rPrChange w:id="407" w:author="STAR" w:date="2025-11-07T09:36:38Z">
                <w:rPr>
                  <w:rFonts w:hint="eastAsia" w:ascii="Times New Roman" w:hAnsi="Times New Roman" w:eastAsia="仿宋_GB2312" w:cs="Times New Roman"/>
                  <w:color w:val="000000" w:themeColor="text1"/>
                  <w:spacing w:val="-4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（</w:delText>
          </w:r>
        </w:del>
      </w:ins>
      <w:del w:id="408" w:author="刘千畅" w:date="2025-12-22T15:38:05Z">
        <w:r>
          <w:rPr>
            <w:rFonts w:hint="default" w:ascii="Times New Roman" w:hAnsi="Times New Roman" w:eastAsia="仿宋_GB2312" w:cs="Times New Roman"/>
            <w:color w:val="000000" w:themeColor="text1"/>
            <w:spacing w:val="-4"/>
            <w:sz w:val="32"/>
            <w:szCs w:val="32"/>
            <w:highlight w:val="none"/>
            <w:lang w:val="en-US" w:eastAsia="zh-CN"/>
            <w:rPrChange w:id="409" w:author="STAR" w:date="2025-11-07T09:36:38Z">
              <w:rPr>
                <w:rFonts w:hint="default" w:ascii="Times New Roman" w:hAnsi="Times New Roman" w:eastAsia="仿宋_GB2312" w:cs="Times New Roman"/>
                <w:color w:val="000000" w:themeColor="text1"/>
                <w:spacing w:val="-4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85.7</w:delText>
        </w:r>
      </w:del>
      <w:ins w:id="410" w:author="STAR" w:date="2025-11-06T15:47:46Z">
        <w:del w:id="411" w:author="刘千畅" w:date="2025-12-22T15:38:05Z">
          <w:r>
            <w:rPr>
              <w:rFonts w:hint="eastAsia" w:ascii="Times New Roman" w:hAnsi="Times New Roman" w:eastAsia="仿宋_GB2312" w:cs="Times New Roman"/>
              <w:color w:val="000000" w:themeColor="text1"/>
              <w:spacing w:val="-4"/>
              <w:sz w:val="32"/>
              <w:szCs w:val="32"/>
              <w:highlight w:val="none"/>
              <w:lang w:val="en-US" w:eastAsia="zh-CN"/>
              <w:rPrChange w:id="412" w:author="STAR" w:date="2025-11-07T09:36:38Z">
                <w:rPr>
                  <w:rFonts w:hint="eastAsia" w:ascii="Times New Roman" w:hAnsi="Times New Roman" w:eastAsia="仿宋_GB2312" w:cs="Times New Roman"/>
                  <w:color w:val="000000" w:themeColor="text1"/>
                  <w:spacing w:val="-4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97.</w:delText>
          </w:r>
        </w:del>
      </w:ins>
      <w:ins w:id="413" w:author="STAR" w:date="2025-11-06T15:47:47Z">
        <w:del w:id="414" w:author="刘千畅" w:date="2025-12-22T15:38:05Z">
          <w:r>
            <w:rPr>
              <w:rFonts w:hint="eastAsia" w:ascii="Times New Roman" w:hAnsi="Times New Roman" w:eastAsia="仿宋_GB2312" w:cs="Times New Roman"/>
              <w:color w:val="000000" w:themeColor="text1"/>
              <w:spacing w:val="-4"/>
              <w:sz w:val="32"/>
              <w:szCs w:val="32"/>
              <w:highlight w:val="none"/>
              <w:lang w:val="en-US" w:eastAsia="zh-CN"/>
              <w:rPrChange w:id="415" w:author="STAR" w:date="2025-11-07T09:36:38Z">
                <w:rPr>
                  <w:rFonts w:hint="eastAsia" w:ascii="Times New Roman" w:hAnsi="Times New Roman" w:eastAsia="仿宋_GB2312" w:cs="Times New Roman"/>
                  <w:color w:val="000000" w:themeColor="text1"/>
                  <w:spacing w:val="-4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1</w:delText>
          </w:r>
        </w:del>
      </w:ins>
      <w:del w:id="416" w:author="刘千畅" w:date="2025-12-22T15:38:05Z">
        <w:r>
          <w:rPr>
            <w:rFonts w:hint="eastAsia" w:ascii="Times New Roman" w:hAnsi="Times New Roman" w:eastAsia="仿宋_GB2312" w:cs="Times New Roman"/>
            <w:color w:val="000000" w:themeColor="text1"/>
            <w:spacing w:val="-4"/>
            <w:sz w:val="32"/>
            <w:szCs w:val="32"/>
            <w:highlight w:val="none"/>
            <w:lang w:val="en-US" w:eastAsia="zh-CN"/>
            <w:rPrChange w:id="417" w:author="STAR" w:date="2025-11-07T09:36:38Z">
              <w:rPr>
                <w:rFonts w:hint="eastAsia" w:ascii="Times New Roman" w:hAnsi="Times New Roman" w:eastAsia="仿宋_GB2312" w:cs="Times New Roman"/>
                <w:color w:val="000000" w:themeColor="text1"/>
                <w:spacing w:val="-4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%</w:delText>
        </w:r>
      </w:del>
      <w:del w:id="418" w:author="刘千畅" w:date="2025-12-22T15:38:05Z">
        <w:r>
          <w:rPr>
            <w:rFonts w:hint="eastAsia" w:ascii="Times New Roman" w:hAnsi="Times New Roman" w:eastAsia="仿宋_GB2312" w:cs="Times New Roman"/>
            <w:color w:val="000000" w:themeColor="text1"/>
            <w:spacing w:val="-4"/>
            <w:sz w:val="32"/>
            <w:szCs w:val="32"/>
            <w:highlight w:val="none"/>
            <w:lang w:eastAsia="zh-CN"/>
            <w:rPrChange w:id="419" w:author="STAR" w:date="2025-11-07T09:36:38Z">
              <w:rPr>
                <w:rFonts w:hint="eastAsia" w:ascii="Times New Roman" w:hAnsi="Times New Roman" w:eastAsia="仿宋_GB2312" w:cs="Times New Roman"/>
                <w:color w:val="000000" w:themeColor="text1"/>
                <w:spacing w:val="-4"/>
                <w:sz w:val="32"/>
                <w:szCs w:val="32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）、</w:delText>
        </w:r>
      </w:del>
      <w:ins w:id="420" w:author="STAR" w:date="2025-11-06T15:48:00Z">
        <w:del w:id="421" w:author="刘千畅" w:date="2025-12-22T15:38:05Z">
          <w:r>
            <w:rPr>
              <w:rFonts w:hint="eastAsia" w:ascii="Times New Roman" w:hAnsi="Times New Roman" w:eastAsia="仿宋_GB2312" w:cs="Times New Roman"/>
              <w:color w:val="000000" w:themeColor="text1"/>
              <w:spacing w:val="-4"/>
              <w:sz w:val="32"/>
              <w:szCs w:val="32"/>
              <w:highlight w:val="none"/>
              <w:lang w:eastAsia="zh-CN"/>
              <w:rPrChange w:id="422" w:author="STAR" w:date="2025-11-07T09:36:38Z">
                <w:rPr>
                  <w:rFonts w:hint="eastAsia" w:ascii="Times New Roman" w:hAnsi="Times New Roman" w:eastAsia="仿宋_GB2312" w:cs="Times New Roman"/>
                  <w:color w:val="000000" w:themeColor="text1"/>
                  <w:spacing w:val="-4"/>
                  <w:sz w:val="32"/>
                  <w:szCs w:val="32"/>
                  <w:highlight w:val="none"/>
                  <w:lang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光电园</w:delText>
          </w:r>
        </w:del>
      </w:ins>
      <w:del w:id="423" w:author="刘千畅" w:date="2025-12-22T15:38:05Z">
        <w:r>
          <w:rPr>
            <w:rFonts w:hint="eastAsia" w:ascii="Times New Roman" w:hAnsi="Times New Roman" w:eastAsia="仿宋_GB2312" w:cs="Times New Roman"/>
            <w:color w:val="000000" w:themeColor="text1"/>
            <w:spacing w:val="-4"/>
            <w:sz w:val="32"/>
            <w:szCs w:val="32"/>
            <w:highlight w:val="none"/>
            <w:lang w:eastAsia="zh-CN"/>
            <w:rPrChange w:id="424" w:author="STAR" w:date="2025-11-07T09:36:38Z">
              <w:rPr>
                <w:rFonts w:hint="eastAsia" w:ascii="Times New Roman" w:hAnsi="Times New Roman" w:eastAsia="仿宋_GB2312" w:cs="Times New Roman"/>
                <w:color w:val="000000" w:themeColor="text1"/>
                <w:spacing w:val="-4"/>
                <w:sz w:val="32"/>
                <w:szCs w:val="32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（</w:delText>
        </w:r>
      </w:del>
      <w:ins w:id="425" w:author="STAR" w:date="2025-11-06T15:48:05Z">
        <w:del w:id="426" w:author="刘千畅" w:date="2025-12-22T15:38:05Z">
          <w:r>
            <w:rPr>
              <w:rFonts w:hint="eastAsia" w:ascii="Times New Roman" w:hAnsi="Times New Roman" w:eastAsia="仿宋_GB2312" w:cs="Times New Roman"/>
              <w:color w:val="000000" w:themeColor="text1"/>
              <w:spacing w:val="-4"/>
              <w:sz w:val="32"/>
              <w:szCs w:val="32"/>
              <w:highlight w:val="none"/>
              <w:lang w:val="en-US" w:eastAsia="zh-CN"/>
              <w:rPrChange w:id="427" w:author="STAR" w:date="2025-11-07T09:36:38Z">
                <w:rPr>
                  <w:rFonts w:hint="eastAsia" w:ascii="Times New Roman" w:hAnsi="Times New Roman" w:eastAsia="仿宋_GB2312" w:cs="Times New Roman"/>
                  <w:color w:val="000000" w:themeColor="text1"/>
                  <w:spacing w:val="-4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92.3</w:delText>
          </w:r>
        </w:del>
      </w:ins>
      <w:ins w:id="428" w:author="STAR" w:date="2025-08-25T17:01:05Z">
        <w:del w:id="429" w:author="刘千畅" w:date="2025-12-22T15:38:05Z">
          <w:r>
            <w:rPr>
              <w:rFonts w:hint="eastAsia" w:ascii="Times New Roman" w:hAnsi="Times New Roman" w:eastAsia="仿宋_GB2312" w:cs="Times New Roman"/>
              <w:color w:val="000000" w:themeColor="text1"/>
              <w:spacing w:val="-4"/>
              <w:sz w:val="32"/>
              <w:szCs w:val="32"/>
              <w:highlight w:val="none"/>
              <w:lang w:val="en-US" w:eastAsia="zh-CN"/>
              <w:rPrChange w:id="430" w:author="STAR" w:date="2025-11-07T09:36:38Z">
                <w:rPr>
                  <w:rFonts w:hint="eastAsia" w:ascii="Times New Roman" w:hAnsi="Times New Roman" w:eastAsia="仿宋_GB2312" w:cs="Times New Roman"/>
                  <w:color w:val="000000" w:themeColor="text1"/>
                  <w:spacing w:val="-4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%</w:delText>
          </w:r>
        </w:del>
      </w:ins>
      <w:del w:id="431" w:author="刘千畅" w:date="2025-12-22T15:38:05Z">
        <w:r>
          <w:rPr>
            <w:rFonts w:hint="eastAsia" w:ascii="Times New Roman" w:hAnsi="Times New Roman" w:eastAsia="仿宋_GB2312" w:cs="Times New Roman"/>
            <w:color w:val="000000" w:themeColor="text1"/>
            <w:spacing w:val="-4"/>
            <w:sz w:val="32"/>
            <w:szCs w:val="32"/>
            <w:highlight w:val="none"/>
            <w:lang w:eastAsia="zh-CN"/>
            <w:rPrChange w:id="432" w:author="STAR" w:date="2025-11-07T09:36:38Z">
              <w:rPr>
                <w:rFonts w:hint="eastAsia" w:ascii="Times New Roman" w:hAnsi="Times New Roman" w:eastAsia="仿宋_GB2312" w:cs="Times New Roman"/>
                <w:color w:val="000000" w:themeColor="text1"/>
                <w:spacing w:val="-4"/>
                <w:sz w:val="32"/>
                <w:szCs w:val="32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）</w:delText>
        </w:r>
      </w:del>
      <w:del w:id="433" w:author="刘千畅" w:date="2025-12-22T15:38:05Z">
        <w:r>
          <w:rPr>
            <w:rFonts w:hint="eastAsia" w:ascii="Times New Roman" w:hAnsi="Times New Roman" w:eastAsia="仿宋_GB2312" w:cs="Times New Roman"/>
            <w:color w:val="000000" w:themeColor="text1"/>
            <w:spacing w:val="-4"/>
            <w:sz w:val="32"/>
            <w:szCs w:val="32"/>
            <w:highlight w:val="none"/>
            <w:lang w:eastAsia="zh-CN"/>
            <w:rPrChange w:id="434" w:author="STAR" w:date="2025-11-07T09:36:38Z">
              <w:rPr>
                <w:rFonts w:hint="eastAsia" w:ascii="Times New Roman" w:hAnsi="Times New Roman" w:eastAsia="仿宋_GB2312" w:cs="Times New Roman"/>
                <w:color w:val="000000" w:themeColor="text1"/>
                <w:spacing w:val="-4"/>
                <w:sz w:val="32"/>
                <w:szCs w:val="32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。</w:delText>
        </w:r>
      </w:del>
      <w:del w:id="435" w:author="刘千畅" w:date="2025-12-22T15:38:05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pacing w:val="-4"/>
            <w:sz w:val="32"/>
            <w:szCs w:val="32"/>
            <w:highlight w:val="none"/>
            <w:rPrChange w:id="436" w:author="STAR" w:date="2025-11-07T09:36:38Z">
              <w:rPr>
                <w:rFonts w:hint="eastAsia" w:ascii="Times New Roman" w:hAnsi="Times New Roman" w:eastAsia="仿宋_GB2312" w:cs="Times New Roman"/>
                <w:b/>
                <w:bCs/>
                <w:color w:val="000000" w:themeColor="text1"/>
                <w:spacing w:val="-4"/>
                <w:sz w:val="32"/>
                <w:szCs w:val="32"/>
                <w:highlight w:val="none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外商直接投资（FDI）</w:delText>
        </w:r>
      </w:del>
      <w:del w:id="437" w:author="刘千畅" w:date="2025-12-22T15:38:05Z">
        <w:r>
          <w:rPr>
            <w:rFonts w:hint="eastAsia" w:ascii="Times New Roman" w:hAnsi="Times New Roman" w:eastAsia="仿宋_GB2312" w:cs="Times New Roman"/>
            <w:color w:val="000000" w:themeColor="text1"/>
            <w:spacing w:val="-4"/>
            <w:sz w:val="32"/>
            <w:szCs w:val="32"/>
            <w:highlight w:val="none"/>
            <w:rPrChange w:id="438" w:author="STAR" w:date="2025-11-07T09:36:38Z">
              <w:rPr>
                <w:rFonts w:hint="eastAsia" w:ascii="Times New Roman" w:hAnsi="Times New Roman" w:eastAsia="仿宋_GB2312" w:cs="Times New Roman"/>
                <w:color w:val="000000" w:themeColor="text1"/>
                <w:spacing w:val="-4"/>
                <w:sz w:val="32"/>
                <w:szCs w:val="32"/>
                <w:highlight w:val="none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完成进度靠前的园区：</w:delText>
        </w:r>
      </w:del>
      <w:del w:id="439" w:author="刘千畅" w:date="2025-12-22T15:38:05Z">
        <w:r>
          <w:rPr>
            <w:rFonts w:hint="eastAsia" w:ascii="Times New Roman" w:hAnsi="Times New Roman" w:eastAsia="仿宋_GB2312" w:cs="Times New Roman"/>
            <w:color w:val="000000" w:themeColor="text1"/>
            <w:spacing w:val="-4"/>
            <w:sz w:val="32"/>
            <w:szCs w:val="32"/>
            <w:highlight w:val="none"/>
            <w:lang w:eastAsia="zh-CN"/>
            <w:rPrChange w:id="440" w:author="STAR" w:date="2025-11-07T09:36:38Z">
              <w:rPr>
                <w:rFonts w:hint="eastAsia" w:ascii="Times New Roman" w:hAnsi="Times New Roman" w:eastAsia="仿宋_GB2312" w:cs="Times New Roman"/>
                <w:color w:val="000000" w:themeColor="text1"/>
                <w:spacing w:val="-4"/>
                <w:sz w:val="32"/>
                <w:szCs w:val="32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光电园</w:delText>
        </w:r>
      </w:del>
      <w:del w:id="441" w:author="刘千畅" w:date="2025-12-22T15:38:05Z">
        <w:r>
          <w:rPr>
            <w:rFonts w:hint="eastAsia" w:ascii="Times New Roman" w:hAnsi="Times New Roman" w:eastAsia="仿宋_GB2312" w:cs="Times New Roman"/>
            <w:color w:val="000000" w:themeColor="text1"/>
            <w:spacing w:val="-4"/>
            <w:sz w:val="32"/>
            <w:szCs w:val="32"/>
            <w:highlight w:val="none"/>
            <w:rPrChange w:id="442" w:author="STAR" w:date="2025-11-07T09:36:38Z">
              <w:rPr>
                <w:rFonts w:hint="eastAsia" w:ascii="Times New Roman" w:hAnsi="Times New Roman" w:eastAsia="仿宋_GB2312" w:cs="Times New Roman"/>
                <w:color w:val="000000" w:themeColor="text1"/>
                <w:spacing w:val="-4"/>
                <w:sz w:val="32"/>
                <w:szCs w:val="32"/>
                <w:highlight w:val="none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（</w:delText>
        </w:r>
      </w:del>
      <w:del w:id="443" w:author="刘千畅" w:date="2025-12-22T15:38:05Z">
        <w:r>
          <w:rPr>
            <w:rFonts w:hint="default" w:ascii="Times New Roman" w:hAnsi="Times New Roman" w:eastAsia="仿宋_GB2312" w:cs="Times New Roman"/>
            <w:color w:val="000000" w:themeColor="text1"/>
            <w:spacing w:val="-4"/>
            <w:sz w:val="32"/>
            <w:szCs w:val="32"/>
            <w:highlight w:val="none"/>
            <w:lang w:val="en-US" w:eastAsia="zh-CN"/>
            <w:rPrChange w:id="444" w:author="STAR" w:date="2025-11-07T09:36:38Z">
              <w:rPr>
                <w:rFonts w:hint="default" w:ascii="Times New Roman" w:hAnsi="Times New Roman" w:eastAsia="仿宋_GB2312" w:cs="Times New Roman"/>
                <w:color w:val="000000" w:themeColor="text1"/>
                <w:spacing w:val="-4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63.</w:delText>
        </w:r>
      </w:del>
      <w:ins w:id="445" w:author="STAR" w:date="2025-11-06T15:48:26Z">
        <w:del w:id="446" w:author="刘千畅" w:date="2025-12-22T15:38:05Z">
          <w:r>
            <w:rPr>
              <w:rFonts w:hint="eastAsia" w:ascii="Times New Roman" w:hAnsi="Times New Roman" w:eastAsia="仿宋_GB2312" w:cs="Times New Roman"/>
              <w:color w:val="000000" w:themeColor="text1"/>
              <w:spacing w:val="-4"/>
              <w:sz w:val="32"/>
              <w:szCs w:val="32"/>
              <w:highlight w:val="none"/>
              <w:lang w:val="en-US" w:eastAsia="zh-CN"/>
              <w:rPrChange w:id="447" w:author="STAR" w:date="2025-11-07T09:36:38Z">
                <w:rPr>
                  <w:rFonts w:hint="eastAsia" w:ascii="Times New Roman" w:hAnsi="Times New Roman" w:eastAsia="仿宋_GB2312" w:cs="Times New Roman"/>
                  <w:color w:val="000000" w:themeColor="text1"/>
                  <w:spacing w:val="-4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66</w:delText>
          </w:r>
        </w:del>
      </w:ins>
      <w:ins w:id="448" w:author="STAR" w:date="2025-11-06T15:48:27Z">
        <w:del w:id="449" w:author="刘千畅" w:date="2025-12-22T15:38:05Z">
          <w:r>
            <w:rPr>
              <w:rFonts w:hint="eastAsia" w:ascii="Times New Roman" w:hAnsi="Times New Roman" w:eastAsia="仿宋_GB2312" w:cs="Times New Roman"/>
              <w:color w:val="000000" w:themeColor="text1"/>
              <w:spacing w:val="-4"/>
              <w:sz w:val="32"/>
              <w:szCs w:val="32"/>
              <w:highlight w:val="none"/>
              <w:lang w:val="en-US" w:eastAsia="zh-CN"/>
              <w:rPrChange w:id="450" w:author="STAR" w:date="2025-11-07T09:36:38Z">
                <w:rPr>
                  <w:rFonts w:hint="eastAsia" w:ascii="Times New Roman" w:hAnsi="Times New Roman" w:eastAsia="仿宋_GB2312" w:cs="Times New Roman"/>
                  <w:color w:val="000000" w:themeColor="text1"/>
                  <w:spacing w:val="-4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.7</w:delText>
          </w:r>
        </w:del>
      </w:ins>
      <w:del w:id="451" w:author="刘千畅" w:date="2025-12-22T15:38:05Z">
        <w:r>
          <w:rPr>
            <w:rFonts w:hint="eastAsia" w:ascii="Times New Roman" w:hAnsi="Times New Roman" w:eastAsia="仿宋_GB2312" w:cs="Times New Roman"/>
            <w:color w:val="000000" w:themeColor="text1"/>
            <w:spacing w:val="-4"/>
            <w:sz w:val="32"/>
            <w:szCs w:val="32"/>
            <w:highlight w:val="none"/>
            <w:rPrChange w:id="452" w:author="STAR" w:date="2025-11-07T09:36:38Z">
              <w:rPr>
                <w:rFonts w:hint="eastAsia" w:ascii="Times New Roman" w:hAnsi="Times New Roman" w:eastAsia="仿宋_GB2312" w:cs="Times New Roman"/>
                <w:color w:val="000000" w:themeColor="text1"/>
                <w:spacing w:val="-4"/>
                <w:sz w:val="32"/>
                <w:szCs w:val="32"/>
                <w:highlight w:val="none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%）</w:delText>
        </w:r>
      </w:del>
      <w:del w:id="453" w:author="胤长安" w:date="2026-01-15T18:24:36Z">
        <w:r>
          <w:rPr>
            <w:rFonts w:hint="eastAsia" w:ascii="Times New Roman" w:hAnsi="Times New Roman" w:eastAsia="仿宋_GB2312" w:cs="Times New Roman"/>
            <w:color w:val="000000" w:themeColor="text1"/>
            <w:spacing w:val="-4"/>
            <w:sz w:val="32"/>
            <w:szCs w:val="32"/>
            <w:highlight w:val="none"/>
            <w:rPrChange w:id="454" w:author="STAR" w:date="2025-11-07T09:36:38Z">
              <w:rPr>
                <w:rFonts w:hint="eastAsia" w:ascii="Times New Roman" w:hAnsi="Times New Roman" w:eastAsia="仿宋_GB2312" w:cs="Times New Roman"/>
                <w:color w:val="000000" w:themeColor="text1"/>
                <w:spacing w:val="-4"/>
                <w:sz w:val="32"/>
                <w:szCs w:val="32"/>
                <w:highlight w:val="none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。</w:delText>
        </w:r>
      </w:del>
      <w:del w:id="455" w:author="胤长安" w:date="2026-01-15T18:24:36Z">
        <w:r>
          <w:rPr>
            <w:highlight w:val="none"/>
            <w:rPrChange w:id="456" w:author="STAR" w:date="2025-11-07T09:36:38Z">
              <w:rPr>
                <w:highlight w:val="none"/>
              </w:rPr>
            </w:rPrChange>
          </w:rPr>
          <w:commentReference w:id="0"/>
        </w:r>
      </w:del>
    </w:p>
    <w:p w14:paraId="25B34995">
      <w:pPr>
        <w:numPr>
          <w:ilvl w:val="0"/>
          <w:numId w:val="1"/>
          <w:ins w:id="459" w:author="易成豪" w:date="2026-03-25T17:17:24Z"/>
        </w:numPr>
        <w:spacing w:line="560" w:lineRule="exact"/>
        <w:ind w:firstLine="640" w:firstLineChars="200"/>
        <w:rPr>
          <w:ins w:id="460" w:author="易成豪" w:date="2026-03-25T17:17:24Z"/>
          <w:rFonts w:hint="eastAsia" w:ascii="Times New Roman" w:hAnsi="Times New Roman" w:eastAsia="黑体" w:cs="Times New Roman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pPrChange w:id="458" w:author="易成豪" w:date="2026-03-25T17:17:24Z">
          <w:pPr>
            <w:spacing w:line="560" w:lineRule="exact"/>
            <w:ind w:firstLine="640" w:firstLineChars="200"/>
          </w:pPr>
        </w:pPrChange>
      </w:pPr>
      <w:ins w:id="461" w:author="易成豪" w:date="2026-03-25T17:17:16Z">
        <w:r>
          <w:rPr>
            <w:rFonts w:hint="eastAsia" w:ascii="Times New Roman" w:hAnsi="Times New Roman" w:eastAsia="黑体" w:cs="Times New Roman"/>
            <w:color w:val="000000" w:themeColor="text1"/>
            <w:sz w:val="32"/>
            <w:szCs w:val="32"/>
            <w:highlight w:val="none"/>
            <w:lang w:eastAsia="zh-CN"/>
            <w14:textFill>
              <w14:solidFill>
                <w14:schemeClr w14:val="tx1"/>
              </w14:solidFill>
            </w14:textFill>
          </w:rPr>
          <w:t>各</w:t>
        </w:r>
      </w:ins>
      <w:ins w:id="462" w:author="易成豪" w:date="2026-03-25T17:17:20Z">
        <w:r>
          <w:rPr>
            <w:rFonts w:hint="eastAsia" w:ascii="Times New Roman" w:hAnsi="Times New Roman" w:eastAsia="黑体" w:cs="Times New Roman"/>
            <w:color w:val="000000" w:themeColor="text1"/>
            <w:sz w:val="32"/>
            <w:szCs w:val="32"/>
            <w:highlight w:val="none"/>
            <w:lang w:eastAsia="zh-CN"/>
            <w14:textFill>
              <w14:solidFill>
                <w14:schemeClr w14:val="tx1"/>
              </w14:solidFill>
            </w14:textFill>
          </w:rPr>
          <w:t>行业</w:t>
        </w:r>
      </w:ins>
      <w:ins w:id="463" w:author="易成豪" w:date="2026-03-25T17:17:21Z">
        <w:r>
          <w:rPr>
            <w:rFonts w:hint="eastAsia" w:ascii="Times New Roman" w:hAnsi="Times New Roman" w:eastAsia="黑体" w:cs="Times New Roman"/>
            <w:color w:val="000000" w:themeColor="text1"/>
            <w:sz w:val="32"/>
            <w:szCs w:val="32"/>
            <w:highlight w:val="none"/>
            <w:lang w:eastAsia="zh-CN"/>
            <w14:textFill>
              <w14:solidFill>
                <w14:schemeClr w14:val="tx1"/>
              </w14:solidFill>
            </w14:textFill>
          </w:rPr>
          <w:t>主管</w:t>
        </w:r>
      </w:ins>
      <w:ins w:id="464" w:author="易成豪" w:date="2026-03-25T17:17:22Z">
        <w:r>
          <w:rPr>
            <w:rFonts w:hint="eastAsia" w:ascii="Times New Roman" w:hAnsi="Times New Roman" w:eastAsia="黑体" w:cs="Times New Roman"/>
            <w:color w:val="000000" w:themeColor="text1"/>
            <w:sz w:val="32"/>
            <w:szCs w:val="32"/>
            <w:highlight w:val="none"/>
            <w:lang w:eastAsia="zh-CN"/>
            <w14:textFill>
              <w14:solidFill>
                <w14:schemeClr w14:val="tx1"/>
              </w14:solidFill>
            </w14:textFill>
          </w:rPr>
          <w:t>部门</w:t>
        </w:r>
      </w:ins>
      <w:ins w:id="465" w:author="易成豪" w:date="2026-03-25T17:17:23Z">
        <w:r>
          <w:rPr>
            <w:rFonts w:hint="eastAsia" w:ascii="Times New Roman" w:hAnsi="Times New Roman" w:eastAsia="黑体" w:cs="Times New Roman"/>
            <w:color w:val="000000" w:themeColor="text1"/>
            <w:sz w:val="32"/>
            <w:szCs w:val="32"/>
            <w:highlight w:val="none"/>
            <w:lang w:eastAsia="zh-CN"/>
            <w14:textFill>
              <w14:solidFill>
                <w14:schemeClr w14:val="tx1"/>
              </w14:solidFill>
            </w14:textFill>
          </w:rPr>
          <w:t>招商</w:t>
        </w:r>
      </w:ins>
      <w:ins w:id="466" w:author="易成豪" w:date="2026-03-25T17:17:24Z">
        <w:r>
          <w:rPr>
            <w:rFonts w:hint="eastAsia" w:ascii="Times New Roman" w:hAnsi="Times New Roman" w:eastAsia="黑体" w:cs="Times New Roman"/>
            <w:color w:val="000000" w:themeColor="text1"/>
            <w:sz w:val="32"/>
            <w:szCs w:val="32"/>
            <w:highlight w:val="none"/>
            <w:lang w:eastAsia="zh-CN"/>
            <w14:textFill>
              <w14:solidFill>
                <w14:schemeClr w14:val="tx1"/>
              </w14:solidFill>
            </w14:textFill>
          </w:rPr>
          <w:t>情况</w:t>
        </w:r>
      </w:ins>
    </w:p>
    <w:p w14:paraId="6D94D2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firstLine="640" w:firstLineChars="0"/>
        <w:rPr>
          <w:rFonts w:hint="default" w:ascii="Times New Roman" w:hAnsi="Times New Roman" w:eastAsia="仿宋_GB2312" w:cs="Times New Roman"/>
          <w:color w:val="000000" w:themeColor="text1"/>
          <w:spacing w:val="-4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上半年</w:t>
      </w:r>
      <w:r>
        <w:rPr>
          <w:rFonts w:hint="default" w:ascii="Times New Roman" w:hAnsi="Times New Roman" w:eastAsia="楷体_GB2312" w:cs="Times New Roman"/>
          <w:b w:val="0"/>
          <w:bCs w:val="0"/>
          <w:color w:val="auto"/>
          <w:spacing w:val="-4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pacing w:val="-4"/>
          <w:sz w:val="32"/>
          <w:szCs w:val="32"/>
          <w:highlight w:val="none"/>
          <w:lang w:val="en-US" w:eastAsia="zh-CN"/>
        </w:rPr>
        <w:t>组织部协助推动张运院士团队注册成立武汉兴原医疗科技有限公司；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pacing w:val="-4"/>
          <w:sz w:val="32"/>
          <w:szCs w:val="32"/>
          <w:highlight w:val="none"/>
          <w:lang w:val="en-US" w:eastAsia="zh-CN"/>
        </w:rPr>
        <w:t>科创局推动武汉不鸣文化传媒（AI漫剧）、武汉魔珐信息（人形机器人）两家企业落户；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企服局推动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6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个亿元以上技改项目纳统；规划局新增储备工业用地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1282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亩。</w:t>
      </w:r>
    </w:p>
    <w:p w14:paraId="08D154AA">
      <w:pPr>
        <w:numPr>
          <w:ilvl w:val="0"/>
          <w:numId w:val="0"/>
        </w:numPr>
        <w:spacing w:line="560" w:lineRule="exact"/>
        <w:ind w:firstLine="640" w:firstLineChars="200"/>
        <w:rPr>
          <w:rFonts w:ascii="Times New Roman" w:hAnsi="Times New Roman" w:eastAsia="黑体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黑体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五、</w:t>
      </w:r>
      <w:del w:id="467" w:author="易成豪" w:date="2026-03-26T10:14:35Z">
        <w:r>
          <w:rPr>
            <w:rFonts w:ascii="Times New Roman" w:hAnsi="Times New Roman" w:eastAsia="黑体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“周周有签约”</w:delText>
        </w:r>
      </w:del>
      <w:ins w:id="468" w:author="易成豪" w:date="2026-03-26T10:14:35Z">
        <w:r>
          <w:rPr>
            <w:rFonts w:hint="eastAsia" w:ascii="Times New Roman" w:hAnsi="Times New Roman" w:eastAsia="黑体" w:cs="Times New Roman"/>
            <w:color w:val="000000" w:themeColor="text1"/>
            <w:sz w:val="32"/>
            <w:szCs w:val="32"/>
            <w:highlight w:val="none"/>
            <w:lang w:eastAsia="zh-CN"/>
            <w14:textFill>
              <w14:solidFill>
                <w14:schemeClr w14:val="tx1"/>
              </w14:solidFill>
            </w14:textFill>
          </w:rPr>
          <w:t>见商</w:t>
        </w:r>
      </w:ins>
      <w:r>
        <w:rPr>
          <w:rFonts w:ascii="Times New Roman" w:hAnsi="Times New Roman" w:eastAsia="黑体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活动开展情况</w:t>
      </w:r>
    </w:p>
    <w:p w14:paraId="370CDC2B">
      <w:pPr>
        <w:numPr>
          <w:ilvl w:val="0"/>
          <w:numId w:val="0"/>
        </w:numPr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上半年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，全区分管委领导或招商单位班子成员会见客商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1596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次、出差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134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次，其中投促局见商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337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次、出差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43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次，八大园区见商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1259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次、出差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250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次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59C431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firstLine="1280" w:firstLineChars="400"/>
        <w:rPr>
          <w:del w:id="469" w:author="易成豪" w:date="2026-03-26T10:39:14Z"/>
          <w:rFonts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上半年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，全区举办“周周有签约”活动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24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场，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其中，</w:t>
      </w:r>
      <w:ins w:id="470" w:author="易成豪" w:date="2026-03-26T10:38:25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t>投促局</w:t>
        </w:r>
      </w:ins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5</w:t>
      </w:r>
      <w:ins w:id="471" w:author="易成豪" w:date="2026-03-26T10:38:25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t>场、八大园区</w:t>
        </w:r>
      </w:ins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19</w:t>
      </w:r>
      <w:ins w:id="472" w:author="易成豪" w:date="2026-03-26T10:38:25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t>场；</w:t>
        </w:r>
      </w:ins>
      <w:ins w:id="473" w:author="易成豪" w:date="2026-03-26T10:20:00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t>全区开展重点招商活动</w:t>
        </w:r>
      </w:ins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39</w:t>
      </w:r>
      <w:ins w:id="474" w:author="易成豪" w:date="2026-03-26T10:20:00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t>场，</w:t>
        </w:r>
      </w:ins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其中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投促局20场，八大园区19</w:t>
      </w:r>
      <w:bookmarkStart w:id="0" w:name="_GoBack"/>
      <w:bookmarkEnd w:id="0"/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场</w:t>
      </w:r>
      <w:ins w:id="475" w:author="易成豪" w:date="2026-03-26T10:20:00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t>，对接企业</w:t>
        </w:r>
      </w:ins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1744</w:t>
      </w:r>
      <w:ins w:id="476" w:author="易成豪" w:date="2026-03-26T10:20:00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t>家，获取有效项目线索</w:t>
        </w:r>
      </w:ins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208</w:t>
      </w:r>
      <w:ins w:id="477" w:author="易成豪" w:date="2026-03-26T10:39:03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t>条</w:t>
        </w:r>
      </w:ins>
      <w:ins w:id="478" w:author="易成豪" w:date="2026-03-26T10:20:00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t>。</w:t>
        </w:r>
      </w:ins>
      <w:del w:id="479" w:author="易成豪" w:date="2026-03-26T10:39:1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其中：</w:delText>
        </w:r>
      </w:del>
      <w:del w:id="480" w:author="易成豪" w:date="2026-03-26T10:39:1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投促局</w:delText>
        </w:r>
      </w:del>
      <w:del w:id="481" w:author="易成豪" w:date="2026-03-26T10:39:1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11</w:delText>
        </w:r>
      </w:del>
      <w:del w:id="482" w:author="易成豪" w:date="2026-03-26T10:39:1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场，</w:delText>
        </w:r>
      </w:del>
      <w:ins w:id="483" w:author="胤长安" w:date="2026-01-15T17:44:27Z">
        <w:del w:id="484" w:author="易成豪" w:date="2026-03-26T10:39:1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生物城</w:delText>
          </w:r>
        </w:del>
      </w:ins>
      <w:ins w:id="485" w:author="胤长安" w:date="2026-01-15T17:44:27Z">
        <w:del w:id="486" w:author="易成豪" w:date="2026-03-26T10:39:1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13场</w:delText>
          </w:r>
        </w:del>
      </w:ins>
      <w:ins w:id="487" w:author="胤长安" w:date="2026-01-15T17:44:29Z">
        <w:del w:id="488" w:author="易成豪" w:date="2026-03-26T10:39:1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489" w:author="胤长安" w:date="2026-01-15T17:44:43Z">
        <w:del w:id="490" w:author="易成豪" w:date="2026-03-26T10:39:1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光电园</w:delText>
          </w:r>
        </w:del>
      </w:ins>
      <w:ins w:id="491" w:author="胤长安" w:date="2026-01-15T17:44:46Z">
        <w:del w:id="492" w:author="易成豪" w:date="2026-03-26T10:39:1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和</w:delText>
          </w:r>
        </w:del>
      </w:ins>
      <w:ins w:id="493" w:author="刘千畅" w:date="2025-12-15T09:12:58Z">
        <w:del w:id="494" w:author="易成豪" w:date="2026-03-26T10:39:1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中心城</w:delText>
          </w:r>
        </w:del>
      </w:ins>
      <w:ins w:id="495" w:author="胤长安" w:date="2026-01-15T17:44:49Z">
        <w:del w:id="496" w:author="易成豪" w:date="2026-03-26T10:39:1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各</w:delText>
          </w:r>
        </w:del>
      </w:ins>
      <w:ins w:id="497" w:author="刘千畅" w:date="2025-12-15T09:12:58Z">
        <w:del w:id="498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12场、</w:delText>
          </w:r>
        </w:del>
      </w:ins>
      <w:ins w:id="499" w:author="STAR" w:date="2025-10-11T16:59:17Z">
        <w:del w:id="500" w:author="易成豪" w:date="2026-03-26T10:39:1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生物城</w:delText>
          </w:r>
        </w:del>
      </w:ins>
      <w:ins w:id="501" w:author="刘千畅" w:date="2025-12-15T09:12:39Z">
        <w:del w:id="502" w:author="易成豪" w:date="2026-03-26T10:39:1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none"/>
              <w:lang w:val="en-US" w:eastAsia="zh-CN"/>
              <w:rPrChange w:id="503" w:author="胤长安" w:date="2026-01-17T12:18:01Z">
                <w:rPr>
                  <w:rFonts w:hint="eastAsia" w:ascii="Times New Roman" w:hAnsi="Times New Roman" w:eastAsia="仿宋_GB2312" w:cs="Times New Roman"/>
                  <w:b/>
                  <w:bCs/>
                  <w:color w:val="000000" w:themeColor="text1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和</w:delText>
          </w:r>
        </w:del>
      </w:ins>
      <w:ins w:id="504" w:author="刘千畅" w:date="2025-12-15T09:12:35Z">
        <w:del w:id="505" w:author="易成豪" w:date="2026-03-26T10:39:1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未来城</w:delText>
          </w:r>
        </w:del>
      </w:ins>
      <w:ins w:id="506" w:author="刘千畅" w:date="2025-12-15T09:12:47Z">
        <w:del w:id="507" w:author="易成豪" w:date="2026-03-26T10:39:1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none"/>
              <w:lang w:val="en-US" w:eastAsia="zh-CN"/>
              <w:rPrChange w:id="508" w:author="胤长安" w:date="2026-01-17T12:18:01Z">
                <w:rPr>
                  <w:rFonts w:hint="eastAsia" w:ascii="Times New Roman" w:hAnsi="Times New Roman" w:eastAsia="仿宋_GB2312" w:cs="Times New Roman"/>
                  <w:b/>
                  <w:bCs/>
                  <w:color w:val="000000" w:themeColor="text1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各</w:delText>
          </w:r>
        </w:del>
      </w:ins>
      <w:ins w:id="509" w:author="STAR" w:date="2025-11-05T17:32:25Z">
        <w:del w:id="510" w:author="易成豪" w:date="2026-03-26T10:39:1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none"/>
              <w:lang w:val="en-US" w:eastAsia="zh-CN"/>
              <w:rPrChange w:id="511" w:author="胤长安" w:date="2026-01-17T12:18:01Z">
                <w:rPr>
                  <w:rFonts w:hint="eastAsia" w:ascii="Times New Roman" w:hAnsi="Times New Roman" w:eastAsia="仿宋_GB2312" w:cs="Times New Roman"/>
                  <w:b/>
                  <w:bCs/>
                  <w:color w:val="000000" w:themeColor="text1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11</w:delText>
          </w:r>
        </w:del>
      </w:ins>
      <w:ins w:id="512" w:author="STAR" w:date="2025-11-05T17:32:27Z">
        <w:del w:id="513" w:author="易成豪" w:date="2026-03-26T10:39:1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none"/>
              <w:lang w:val="en-US" w:eastAsia="zh-CN"/>
              <w:rPrChange w:id="514" w:author="胤长安" w:date="2026-01-17T12:18:01Z">
                <w:rPr>
                  <w:rFonts w:hint="eastAsia" w:ascii="Times New Roman" w:hAnsi="Times New Roman" w:eastAsia="仿宋_GB2312" w:cs="Times New Roman"/>
                  <w:b/>
                  <w:bCs/>
                  <w:color w:val="000000" w:themeColor="text1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场</w:delText>
          </w:r>
        </w:del>
      </w:ins>
      <w:ins w:id="515" w:author="STAR" w:date="2025-11-05T17:32:44Z">
        <w:del w:id="516" w:author="易成豪" w:date="2026-03-26T10:39:1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517" w:author="刘千畅" w:date="2025-12-15T09:13:14Z">
        <w:del w:id="518" w:author="易成豪" w:date="2026-03-26T10:39:1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服务业园</w:delText>
          </w:r>
        </w:del>
      </w:ins>
      <w:ins w:id="519" w:author="刘千畅" w:date="2025-12-15T09:13:14Z">
        <w:del w:id="520" w:author="易成豪" w:date="2026-03-26T10:39:1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10场、</w:delText>
          </w:r>
        </w:del>
      </w:ins>
      <w:ins w:id="521" w:author="STAR" w:date="2025-10-11T17:00:00Z">
        <w:del w:id="522" w:author="易成豪" w:date="2026-03-26T10:39:1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中心城</w:delText>
          </w:r>
        </w:del>
      </w:ins>
      <w:ins w:id="523" w:author="STAR" w:date="2025-10-11T16:59:17Z">
        <w:del w:id="524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10场、</w:delText>
          </w:r>
        </w:del>
      </w:ins>
      <w:del w:id="525" w:author="易成豪" w:date="2026-03-26T10:39:1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未来城</w:delText>
        </w:r>
      </w:del>
      <w:del w:id="526" w:author="易成豪" w:date="2026-03-26T10:39:1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和</w:delText>
        </w:r>
      </w:del>
      <w:del w:id="527" w:author="易成豪" w:date="2026-03-26T10:39:1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光电园</w:delText>
        </w:r>
      </w:del>
      <w:del w:id="528" w:author="易成豪" w:date="2026-03-26T10:39:1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各</w:delText>
        </w:r>
      </w:del>
      <w:del w:id="529" w:author="易成豪" w:date="2026-03-26T10:39:1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8</w:delText>
        </w:r>
      </w:del>
      <w:ins w:id="530" w:author="STAR" w:date="2025-09-12T17:41:03Z">
        <w:del w:id="531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9</w:delText>
          </w:r>
        </w:del>
      </w:ins>
      <w:del w:id="532" w:author="易成豪" w:date="2026-03-26T10:39:1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场</w:delText>
        </w:r>
      </w:del>
      <w:del w:id="533" w:author="易成豪" w:date="2026-03-26T10:39:1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eastAsia="zh-CN"/>
            <w14:textFill>
              <w14:solidFill>
                <w14:schemeClr w14:val="tx1"/>
              </w14:solidFill>
            </w14:textFill>
          </w:rPr>
          <w:delText>、</w:delText>
        </w:r>
      </w:del>
      <w:del w:id="534" w:author="易成豪" w:date="2026-03-26T10:39:1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生物城</w:delText>
        </w:r>
      </w:del>
      <w:ins w:id="535" w:author="STAR" w:date="2025-09-12T17:41:13Z">
        <w:del w:id="536" w:author="易成豪" w:date="2026-03-26T10:39:1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未来城</w:delText>
          </w:r>
        </w:del>
      </w:ins>
      <w:del w:id="537" w:author="易成豪" w:date="2026-03-26T10:39:1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和</w:delText>
        </w:r>
      </w:del>
      <w:del w:id="538" w:author="易成豪" w:date="2026-03-26T10:39:1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中心城</w:delText>
        </w:r>
      </w:del>
      <w:del w:id="539" w:author="易成豪" w:date="2026-03-26T10:39:1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各</w:delText>
        </w:r>
      </w:del>
      <w:del w:id="540" w:author="易成豪" w:date="2026-03-26T10:39:1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7</w:delText>
        </w:r>
      </w:del>
      <w:ins w:id="541" w:author="STAR" w:date="2025-09-12T17:41:21Z">
        <w:del w:id="542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8</w:delText>
          </w:r>
        </w:del>
      </w:ins>
      <w:del w:id="543" w:author="易成豪" w:date="2026-03-26T10:39:1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场、</w:delText>
        </w:r>
      </w:del>
      <w:del w:id="544" w:author="易成豪" w:date="2026-03-26T10:39:1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服务业园</w:delText>
        </w:r>
      </w:del>
      <w:del w:id="545" w:author="易成豪" w:date="2026-03-26T10:39:14Z">
        <w:r>
          <w:rPr>
            <w:rFonts w:hint="eastAsia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5场、</w:delText>
        </w:r>
      </w:del>
      <w:del w:id="546" w:author="易成豪" w:date="2026-03-26T10:39:1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none"/>
            <w:lang w:eastAsia="zh-CN"/>
            <w14:textFill>
              <w14:solidFill>
                <w14:schemeClr w14:val="tx1"/>
              </w14:solidFill>
            </w14:textFill>
          </w:rPr>
          <w:delText>综保区</w:delText>
        </w:r>
      </w:del>
      <w:del w:id="547" w:author="易成豪" w:date="2026-03-26T10:39:1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3</w:delText>
        </w:r>
      </w:del>
      <w:ins w:id="548" w:author="刘千畅" w:date="2025-12-15T09:13:31Z">
        <w:del w:id="549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4</w:delText>
          </w:r>
        </w:del>
      </w:ins>
      <w:del w:id="550" w:author="易成豪" w:date="2026-03-26T10:39:1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场、</w:delText>
        </w:r>
      </w:del>
      <w:del w:id="551" w:author="易成豪" w:date="2026-03-26T10:39:1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智造园</w:delText>
        </w:r>
      </w:del>
      <w:del w:id="552" w:author="易成豪" w:date="2026-03-26T10:39:1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2场</w:delText>
        </w:r>
      </w:del>
      <w:del w:id="553" w:author="易成豪" w:date="2026-03-26T10:39:1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。</w:delText>
        </w:r>
      </w:del>
    </w:p>
    <w:p w14:paraId="1B30B04F">
      <w:pPr>
        <w:spacing w:line="560" w:lineRule="exact"/>
        <w:ind w:firstLine="640" w:firstLineChars="200"/>
        <w:rPr>
          <w:ins w:id="554" w:author="STAR" w:date="2025-11-05T17:33:32Z"/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</w:pPr>
      <w:del w:id="555" w:author="易成豪" w:date="2026-03-26T10:39:14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7</w:delText>
        </w:r>
      </w:del>
      <w:ins w:id="556" w:author="STAR" w:date="2025-11-05T17:31:36Z">
        <w:del w:id="557" w:author="易成豪" w:date="2026-03-26T10:39:14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10</w:delText>
          </w:r>
        </w:del>
      </w:ins>
      <w:ins w:id="558" w:author="刘千畅" w:date="2025-12-15T09:12:18Z">
        <w:del w:id="559" w:author="易成豪" w:date="2026-03-26T10:39:14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</w:delText>
          </w:r>
        </w:del>
      </w:ins>
      <w:ins w:id="560" w:author="胤长安" w:date="2026-01-06T09:08:56Z">
        <w:del w:id="561" w:author="易成豪" w:date="2026-03-26T10:39:14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12</w:delText>
          </w:r>
        </w:del>
      </w:ins>
      <w:del w:id="562" w:author="易成豪" w:date="2026-03-26T10:39:1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月当月新增</w:delText>
        </w:r>
      </w:del>
      <w:del w:id="563" w:author="易成豪" w:date="2026-03-26T10:39:14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2</w:delText>
        </w:r>
      </w:del>
      <w:ins w:id="564" w:author="STAR" w:date="2025-11-05T17:32:49Z">
        <w:del w:id="565" w:author="易成豪" w:date="2026-03-26T10:39:14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</w:delText>
          </w:r>
        </w:del>
      </w:ins>
      <w:ins w:id="566" w:author="刘千畅" w:date="2025-12-15T09:22:57Z">
        <w:del w:id="567" w:author="易成豪" w:date="2026-03-26T10:39:14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</w:delText>
          </w:r>
        </w:del>
      </w:ins>
      <w:ins w:id="568" w:author="胤长安" w:date="2026-01-15T17:45:41Z">
        <w:del w:id="569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5</w:delText>
          </w:r>
        </w:del>
      </w:ins>
      <w:del w:id="570" w:author="易成豪" w:date="2026-03-26T10:39:1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场，其中：</w:delText>
        </w:r>
      </w:del>
      <w:ins w:id="571" w:author="STAR" w:date="2025-09-12T17:42:18Z">
        <w:del w:id="572" w:author="易成豪" w:date="2026-03-26T10:39:1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生物城</w:delText>
          </w:r>
        </w:del>
      </w:ins>
      <w:del w:id="573" w:author="易成豪" w:date="2026-03-26T10:39:14Z">
        <w:r>
          <w:rPr>
            <w:rFonts w:hint="default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none"/>
            <w:lang w:val="en-US" w:eastAsia="zh-CN"/>
            <w:rPrChange w:id="574" w:author="胤长安" w:date="2026-01-17T12:18:01Z"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智</w:delText>
        </w:r>
      </w:del>
      <w:ins w:id="575" w:author="STAR" w:date="2025-11-05T17:32:55Z">
        <w:del w:id="576" w:author="易成豪" w:date="2026-03-26T10:39:1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none"/>
              <w:lang w:val="en-US" w:eastAsia="zh-CN"/>
              <w:rPrChange w:id="577" w:author="胤长安" w:date="2026-01-17T12:18:01Z">
                <w:rPr>
                  <w:rFonts w:hint="eastAsia" w:ascii="Times New Roman" w:hAnsi="Times New Roman" w:eastAsia="仿宋_GB2312" w:cs="Times New Roman"/>
                  <w:b/>
                  <w:bCs/>
                  <w:color w:val="000000" w:themeColor="text1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1</w:delText>
          </w:r>
        </w:del>
      </w:ins>
      <w:ins w:id="578" w:author="胤长安" w:date="2026-01-15T17:46:17Z">
        <w:del w:id="579" w:author="易成豪" w:date="2026-03-26T10:39:1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2</w:delText>
          </w:r>
        </w:del>
      </w:ins>
      <w:ins w:id="580" w:author="STAR" w:date="2025-09-12T17:42:23Z">
        <w:del w:id="581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场</w:delText>
          </w:r>
        </w:del>
      </w:ins>
      <w:ins w:id="582" w:author="STAR" w:date="2025-09-12T17:42:23Z">
        <w:del w:id="583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（</w:delText>
          </w:r>
        </w:del>
      </w:ins>
      <w:ins w:id="584" w:author="胤长安" w:date="2026-01-15T17:46:15Z">
        <w:del w:id="585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联影全球高端医疗装备创新智造基地项目</w:delText>
          </w:r>
        </w:del>
      </w:ins>
      <w:ins w:id="586" w:author="胤长安" w:date="2026-01-15T17:46:26Z">
        <w:del w:id="587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588" w:author="胤长安" w:date="2026-01-15T17:46:29Z">
        <w:del w:id="589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达尔文生物创新药研发生产基地项目</w:delText>
          </w:r>
        </w:del>
      </w:ins>
      <w:ins w:id="590" w:author="STAR" w:date="2025-11-05T17:33:28Z">
        <w:del w:id="591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达尔文生物创新药项目</w:delText>
          </w:r>
        </w:del>
      </w:ins>
      <w:ins w:id="592" w:author="STAR" w:date="2025-09-12T17:42:23Z">
        <w:del w:id="593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）</w:delText>
          </w:r>
        </w:del>
      </w:ins>
      <w:ins w:id="594" w:author="刘千畅" w:date="2025-12-15T09:20:23Z">
        <w:del w:id="595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596" w:author="胤长安" w:date="2026-01-15T17:46:49Z">
        <w:del w:id="597" w:author="易成豪" w:date="2026-03-26T10:39:1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光电园</w:delText>
          </w:r>
        </w:del>
      </w:ins>
      <w:ins w:id="598" w:author="刘千畅" w:date="2025-12-15T09:21:46Z">
        <w:del w:id="599" w:author="易成豪" w:date="2026-03-26T10:39:1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未来城</w:delText>
          </w:r>
        </w:del>
      </w:ins>
      <w:ins w:id="600" w:author="刘千畅" w:date="2025-12-15T09:21:52Z">
        <w:del w:id="601" w:author="易成豪" w:date="2026-03-26T10:39:1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3</w:delText>
          </w:r>
        </w:del>
      </w:ins>
      <w:ins w:id="602" w:author="刘千畅" w:date="2025-12-15T09:21:48Z">
        <w:del w:id="603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场</w:delText>
          </w:r>
        </w:del>
      </w:ins>
      <w:ins w:id="604" w:author="刘千畅" w:date="2025-12-15T09:21:48Z">
        <w:del w:id="605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（</w:delText>
          </w:r>
        </w:del>
      </w:ins>
      <w:ins w:id="606" w:author="胤长安" w:date="2026-01-15T17:46:43Z">
        <w:del w:id="607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万集光电激光雷达产品研发及生产总部</w:delText>
          </w:r>
        </w:del>
      </w:ins>
      <w:ins w:id="608" w:author="胤长安" w:date="2026-01-15T17:46:58Z">
        <w:del w:id="609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610" w:author="胤长安" w:date="2026-01-15T17:47:09Z">
        <w:del w:id="611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数翊科技华中研发总部项目</w:delText>
          </w:r>
        </w:del>
      </w:ins>
      <w:ins w:id="612" w:author="胤长安" w:date="2026-01-15T17:47:10Z">
        <w:del w:id="613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614" w:author="胤长安" w:date="2026-01-15T17:47:17Z">
        <w:del w:id="615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湖北交投北斗产业应用项目</w:delText>
          </w:r>
        </w:del>
      </w:ins>
      <w:ins w:id="616" w:author="刘千畅" w:date="2025-12-15T09:22:05Z">
        <w:del w:id="617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华威科柔性智能传感研发与中试基地项目</w:delText>
          </w:r>
        </w:del>
      </w:ins>
      <w:ins w:id="618" w:author="刘千畅" w:date="2025-12-15T09:22:09Z">
        <w:del w:id="619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620" w:author="刘千畅" w:date="2025-12-15T09:22:20Z">
        <w:del w:id="621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思波微半导体高端超声检测系统项目</w:delText>
          </w:r>
        </w:del>
      </w:ins>
      <w:ins w:id="622" w:author="刘千畅" w:date="2025-12-15T09:22:21Z">
        <w:del w:id="623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624" w:author="刘千畅" w:date="2025-12-15T09:22:29Z">
        <w:del w:id="625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微环控半导体装备微环境控制研发总部基地项目</w:delText>
          </w:r>
        </w:del>
      </w:ins>
      <w:ins w:id="626" w:author="刘千畅" w:date="2025-12-15T09:21:48Z">
        <w:del w:id="627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）</w:delText>
          </w:r>
        </w:del>
      </w:ins>
      <w:ins w:id="628" w:author="刘千畅" w:date="2025-12-15T09:21:50Z">
        <w:del w:id="629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630" w:author="刘千畅" w:date="2025-12-15T09:22:40Z">
        <w:del w:id="631" w:author="易成豪" w:date="2026-03-26T10:39:1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服务业园</w:delText>
          </w:r>
        </w:del>
      </w:ins>
      <w:ins w:id="632" w:author="刘千畅" w:date="2025-12-15T09:22:48Z">
        <w:del w:id="633" w:author="易成豪" w:date="2026-03-26T10:39:1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4</w:delText>
          </w:r>
        </w:del>
      </w:ins>
      <w:ins w:id="634" w:author="刘千畅" w:date="2025-12-15T09:22:45Z">
        <w:del w:id="635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场</w:delText>
          </w:r>
        </w:del>
      </w:ins>
      <w:ins w:id="636" w:author="刘千畅" w:date="2025-12-15T09:22:45Z">
        <w:del w:id="637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（</w:delText>
          </w:r>
        </w:del>
      </w:ins>
      <w:ins w:id="638" w:author="刘千畅" w:date="2025-12-15T09:23:12Z">
        <w:del w:id="639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武汉市科蓝智算研发中心</w:delText>
          </w:r>
        </w:del>
      </w:ins>
      <w:ins w:id="640" w:author="刘千畅" w:date="2025-12-15T09:23:14Z">
        <w:del w:id="641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642" w:author="刘千畅" w:date="2025-12-15T09:23:18Z">
        <w:del w:id="643" w:author="易成豪" w:date="2026-03-26T10:39:1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none"/>
              <w:lang w:val="en-US" w:eastAsia="zh-CN"/>
              <w:rPrChange w:id="644" w:author="胤长安" w:date="2026-01-17T12:18:01Z">
                <w:rPr>
                  <w:rFonts w:hint="eastAsia" w:ascii="Times New Roman" w:hAnsi="Times New Roman" w:eastAsia="仿宋_GB2312" w:cs="Times New Roman"/>
                  <w:b w:val="0"/>
                  <w:bCs/>
                  <w:color w:val="auto"/>
                  <w:sz w:val="28"/>
                  <w:szCs w:val="28"/>
                  <w:highlight w:val="none"/>
                  <w:lang w:val="en-US" w:eastAsia="zh-CN"/>
                </w:rPr>
              </w:rPrChange>
              <w14:textFill>
                <w14:solidFill>
                  <w14:schemeClr w14:val="tx1"/>
                </w14:solidFill>
              </w14:textFill>
            </w:rPr>
            <w:delText>嘉强智能科技研发中心</w:delText>
          </w:r>
        </w:del>
      </w:ins>
      <w:ins w:id="645" w:author="刘千畅" w:date="2025-12-15T09:23:19Z">
        <w:del w:id="646" w:author="易成豪" w:date="2026-03-26T10:39:1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none"/>
              <w:lang w:val="en-US" w:eastAsia="zh-CN"/>
              <w:rPrChange w:id="647" w:author="胤长安" w:date="2026-01-17T12:18:01Z">
                <w:rPr>
                  <w:rFonts w:hint="eastAsia" w:ascii="Times New Roman" w:hAnsi="Times New Roman" w:eastAsia="仿宋_GB2312" w:cs="Times New Roman"/>
                  <w:b w:val="0"/>
                  <w:bCs/>
                  <w:color w:val="auto"/>
                  <w:sz w:val="28"/>
                  <w:szCs w:val="28"/>
                  <w:highlight w:val="none"/>
                  <w:lang w:val="en-US" w:eastAsia="zh-CN"/>
                </w:rPr>
              </w:rPrChange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648" w:author="刘千畅" w:date="2025-12-15T09:23:24Z">
        <w:del w:id="649" w:author="易成豪" w:date="2026-03-26T10:39:1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none"/>
              <w:lang w:val="en-US" w:eastAsia="zh-CN"/>
              <w:rPrChange w:id="650" w:author="胤长安" w:date="2026-01-17T12:18:01Z">
                <w:rPr>
                  <w:rFonts w:hint="eastAsia" w:ascii="Times New Roman" w:hAnsi="Times New Roman" w:eastAsia="仿宋_GB2312" w:cs="Times New Roman"/>
                  <w:b w:val="0"/>
                  <w:bCs/>
                  <w:color w:val="auto"/>
                  <w:sz w:val="28"/>
                  <w:szCs w:val="28"/>
                  <w:highlight w:val="none"/>
                  <w:lang w:val="en-US" w:eastAsia="zh-CN"/>
                </w:rPr>
              </w:rPrChange>
              <w14:textFill>
                <w14:solidFill>
                  <w14:schemeClr w14:val="tx1"/>
                </w14:solidFill>
              </w14:textFill>
            </w:rPr>
            <w:delText>武汉风致毅光谷创新研发中心项目</w:delText>
          </w:r>
        </w:del>
      </w:ins>
      <w:ins w:id="651" w:author="刘千畅" w:date="2025-12-15T09:23:25Z">
        <w:del w:id="652" w:author="易成豪" w:date="2026-03-26T10:39:1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none"/>
              <w:lang w:val="en-US" w:eastAsia="zh-CN"/>
              <w:rPrChange w:id="653" w:author="胤长安" w:date="2026-01-17T12:18:01Z">
                <w:rPr>
                  <w:rFonts w:hint="eastAsia" w:ascii="Times New Roman" w:hAnsi="Times New Roman" w:eastAsia="仿宋_GB2312" w:cs="Times New Roman"/>
                  <w:b w:val="0"/>
                  <w:bCs/>
                  <w:color w:val="auto"/>
                  <w:sz w:val="28"/>
                  <w:szCs w:val="28"/>
                  <w:highlight w:val="none"/>
                  <w:lang w:val="en-US" w:eastAsia="zh-CN"/>
                </w:rPr>
              </w:rPrChange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654" w:author="刘千畅" w:date="2025-12-15T09:23:34Z">
        <w:del w:id="655" w:author="易成豪" w:date="2026-03-26T10:39:1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none"/>
              <w:lang w:val="en-US" w:eastAsia="zh-CN"/>
              <w:rPrChange w:id="656" w:author="胤长安" w:date="2026-01-17T12:18:01Z">
                <w:rPr>
                  <w:rFonts w:hint="eastAsia" w:ascii="Times New Roman" w:hAnsi="Times New Roman" w:eastAsia="仿宋_GB2312" w:cs="Times New Roman"/>
                  <w:b w:val="0"/>
                  <w:bCs/>
                  <w:color w:val="auto"/>
                  <w:sz w:val="28"/>
                  <w:szCs w:val="28"/>
                  <w:highlight w:val="none"/>
                  <w:lang w:val="en-US" w:eastAsia="zh-CN"/>
                </w:rPr>
              </w:rPrChange>
              <w14:textFill>
                <w14:solidFill>
                  <w14:schemeClr w14:val="tx1"/>
                </w14:solidFill>
              </w14:textFill>
            </w:rPr>
            <w:delText>武汉柯信技术服务中心</w:delText>
          </w:r>
        </w:del>
      </w:ins>
      <w:ins w:id="657" w:author="刘千畅" w:date="2025-12-15T09:22:45Z">
        <w:del w:id="658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）</w:delText>
          </w:r>
        </w:del>
      </w:ins>
      <w:ins w:id="659" w:author="刘千畅" w:date="2025-12-15T09:22:47Z">
        <w:del w:id="660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661" w:author="刘千畅" w:date="2025-12-15T09:20:21Z">
        <w:del w:id="662" w:author="易成豪" w:date="2026-03-26T10:39:1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综保区</w:delText>
          </w:r>
        </w:del>
      </w:ins>
      <w:ins w:id="663" w:author="刘千畅" w:date="2025-12-15T09:20:35Z">
        <w:del w:id="664" w:author="易成豪" w:date="2026-03-26T10:39:1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</w:delText>
          </w:r>
        </w:del>
      </w:ins>
      <w:ins w:id="665" w:author="刘千畅" w:date="2025-12-15T09:20:35Z">
        <w:del w:id="666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场</w:delText>
          </w:r>
        </w:del>
      </w:ins>
      <w:ins w:id="667" w:author="刘千畅" w:date="2025-12-15T09:20:35Z">
        <w:del w:id="668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（</w:delText>
          </w:r>
        </w:del>
      </w:ins>
      <w:ins w:id="669" w:author="刘千畅" w:date="2025-12-15T09:20:46Z">
        <w:del w:id="670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光迅科技高端光电子和硅光芯片器件产业化项目</w:delText>
          </w:r>
        </w:del>
      </w:ins>
      <w:ins w:id="671" w:author="刘千畅" w:date="2025-12-15T09:20:35Z">
        <w:del w:id="672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）</w:delText>
          </w:r>
        </w:del>
      </w:ins>
      <w:ins w:id="673" w:author="刘千畅" w:date="2025-12-15T09:20:48Z">
        <w:del w:id="674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675" w:author="刘千畅" w:date="2025-12-15T09:21:04Z">
        <w:del w:id="676" w:author="易成豪" w:date="2026-03-26T10:39:1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中心城</w:delText>
          </w:r>
        </w:del>
      </w:ins>
      <w:ins w:id="677" w:author="刘千畅" w:date="2025-12-15T09:21:08Z">
        <w:del w:id="678" w:author="易成豪" w:date="2026-03-26T10:39:1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2</w:delText>
          </w:r>
        </w:del>
      </w:ins>
      <w:ins w:id="679" w:author="刘千畅" w:date="2025-12-15T09:21:07Z">
        <w:del w:id="680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  <w:delText>场</w:delText>
          </w:r>
        </w:del>
      </w:ins>
      <w:ins w:id="681" w:author="刘千畅" w:date="2025-12-15T09:21:07Z">
        <w:del w:id="682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（</w:delText>
          </w:r>
        </w:del>
      </w:ins>
      <w:ins w:id="683" w:author="刘千畅" w:date="2025-12-15T09:21:24Z">
        <w:del w:id="684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华云智慧全国总部项目</w:delText>
          </w:r>
        </w:del>
      </w:ins>
      <w:ins w:id="685" w:author="刘千畅" w:date="2025-12-15T09:21:25Z">
        <w:del w:id="686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687" w:author="刘千畅" w:date="2025-12-15T09:21:32Z">
        <w:del w:id="688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湖北玖恩智能研发与商务中心项目</w:delText>
          </w:r>
        </w:del>
      </w:ins>
      <w:ins w:id="689" w:author="刘千畅" w:date="2025-12-15T09:21:07Z">
        <w:del w:id="690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）</w:delText>
          </w:r>
        </w:del>
      </w:ins>
      <w:ins w:id="691" w:author="STAR" w:date="2025-11-18T10:36:41Z">
        <w:del w:id="692" w:author="易成豪" w:date="2026-03-26T10:39:1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eastAsia="zh-CN"/>
              <w14:textFill>
                <w14:solidFill>
                  <w14:schemeClr w14:val="tx1"/>
                </w14:solidFill>
              </w14:textFill>
            </w:rPr>
            <w:delText>。</w:delText>
          </w:r>
        </w:del>
      </w:ins>
    </w:p>
    <w:p w14:paraId="56B13505">
      <w:pPr>
        <w:spacing w:line="560" w:lineRule="exact"/>
        <w:ind w:firstLine="643" w:firstLineChars="200"/>
        <w:rPr>
          <w:del w:id="693" w:author="STAR" w:date="2025-11-05T17:33:01Z"/>
          <w:rFonts w:ascii="Times New Roman" w:hAnsi="Times New Roman" w:eastAsia="仿宋_GB2312" w:cs="Times New Roman"/>
          <w:color w:val="000000" w:themeColor="text1"/>
          <w:sz w:val="32"/>
          <w:szCs w:val="32"/>
          <w:highlight w:val="cyan"/>
          <w14:textFill>
            <w14:solidFill>
              <w14:schemeClr w14:val="tx1"/>
            </w14:solidFill>
          </w14:textFill>
        </w:rPr>
      </w:pPr>
      <w:del w:id="694" w:author="STAR" w:date="2025-11-05T17:33:01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造园</w:delText>
        </w:r>
      </w:del>
      <w:del w:id="695" w:author="STAR" w:date="2025-11-05T17:33:01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1</w:delText>
        </w:r>
      </w:del>
      <w:del w:id="696" w:author="STAR" w:date="2025-11-05T17:33:01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场</w:delText>
        </w:r>
      </w:del>
      <w:del w:id="697" w:author="STAR" w:date="2025-11-05T17:33:01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eastAsia="zh-CN"/>
            <w14:textFill>
              <w14:solidFill>
                <w14:schemeClr w14:val="tx1"/>
              </w14:solidFill>
            </w14:textFill>
          </w:rPr>
          <w:delText>（蔚能总部二期项目）、</w:delText>
        </w:r>
      </w:del>
      <w:del w:id="698" w:author="STAR" w:date="2025-11-05T17:33:01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中心城</w:delText>
        </w:r>
      </w:del>
      <w:del w:id="699" w:author="STAR" w:date="2025-11-05T17:33:01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1</w:delText>
        </w:r>
      </w:del>
      <w:del w:id="700" w:author="STAR" w:date="2025-11-05T17:33:01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场</w:delText>
        </w:r>
      </w:del>
      <w:del w:id="701" w:author="STAR" w:date="2025-11-05T17:33:01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（大捷智能武汉研发中心项目）</w:delText>
        </w:r>
      </w:del>
      <w:del w:id="702" w:author="STAR" w:date="2025-11-05T17:33:01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。</w:delText>
        </w:r>
      </w:del>
    </w:p>
    <w:p w14:paraId="674BF5DA">
      <w:pPr>
        <w:spacing w:line="560" w:lineRule="exact"/>
        <w:ind w:firstLine="640" w:firstLineChars="200"/>
        <w:rPr>
          <w:del w:id="703" w:author="易成豪" w:date="2026-03-26T10:39:24Z"/>
          <w:rFonts w:ascii="Times New Roman" w:hAnsi="Times New Roman" w:eastAsia="黑体" w:cs="Times New Roman"/>
          <w:color w:val="000000" w:themeColor="text1"/>
          <w:sz w:val="32"/>
          <w:szCs w:val="32"/>
          <w:highlight w:val="cyan"/>
          <w14:textFill>
            <w14:solidFill>
              <w14:schemeClr w14:val="tx1"/>
            </w14:solidFill>
          </w14:textFill>
        </w:rPr>
      </w:pPr>
      <w:del w:id="704" w:author="易成豪" w:date="2026-03-26T10:39:24Z">
        <w:r>
          <w:rPr>
            <w:rFonts w:hint="eastAsia" w:ascii="Times New Roman" w:hAnsi="Times New Roman" w:eastAsia="黑体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四</w:delText>
        </w:r>
      </w:del>
      <w:del w:id="705" w:author="易成豪" w:date="2026-03-26T10:39:24Z">
        <w:r>
          <w:rPr>
            <w:rFonts w:ascii="Times New Roman" w:hAnsi="Times New Roman" w:eastAsia="黑体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、全区举办招商专场活动情况</w:delText>
        </w:r>
      </w:del>
    </w:p>
    <w:p w14:paraId="6823A1C1">
      <w:pPr>
        <w:spacing w:line="560" w:lineRule="exact"/>
        <w:ind w:firstLine="640" w:firstLineChars="200"/>
        <w:rPr>
          <w:del w:id="706" w:author="易成豪" w:date="2026-03-26T10:39:24Z"/>
          <w:rFonts w:ascii="Times New Roman" w:hAnsi="Times New Roman" w:eastAsia="仿宋_GB2312" w:cs="Times New Roman"/>
          <w:color w:val="000000" w:themeColor="text1"/>
          <w:sz w:val="32"/>
          <w:szCs w:val="32"/>
          <w:highlight w:val="cyan"/>
          <w14:textFill>
            <w14:solidFill>
              <w14:schemeClr w14:val="tx1"/>
            </w14:solidFill>
          </w14:textFill>
        </w:rPr>
      </w:pPr>
      <w:ins w:id="707" w:author="胤长安" w:date="2026-01-06T09:08:59Z">
        <w:del w:id="708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  <w:rPrChange w:id="709" w:author="胤长安" w:date="2026-01-17T12:18:01Z">
                <w:rPr>
                  <w:rFonts w:hint="eastAsia" w:ascii="Times New Roman" w:hAnsi="Times New Roman" w:eastAsia="仿宋_GB2312" w:cs="Times New Roman"/>
                  <w:sz w:val="32"/>
                  <w:szCs w:val="32"/>
                  <w:highlight w:val="yellow"/>
                  <w:lang w:val="en-US" w:eastAsia="zh-CN"/>
                </w:rPr>
              </w:rPrChange>
            </w:rPr>
            <w:delText>202</w:delText>
          </w:r>
        </w:del>
      </w:ins>
      <w:ins w:id="710" w:author="胤长安" w:date="2026-01-06T09:08:59Z">
        <w:del w:id="711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  <w:rPrChange w:id="712" w:author="胤长安" w:date="2026-01-17T12:18:01Z">
                <w:rPr>
                  <w:rFonts w:hint="eastAsia" w:ascii="Times New Roman" w:hAnsi="Times New Roman" w:eastAsia="仿宋_GB2312" w:cs="Times New Roman"/>
                  <w:sz w:val="32"/>
                  <w:szCs w:val="32"/>
                  <w:highlight w:val="yellow"/>
                  <w:lang w:val="en-US" w:eastAsia="zh-CN"/>
                </w:rPr>
              </w:rPrChange>
            </w:rPr>
            <w:delText>5</w:delText>
          </w:r>
        </w:del>
      </w:ins>
      <w:ins w:id="713" w:author="胤长安" w:date="2026-01-06T09:08:59Z">
        <w:del w:id="714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  <w:rPrChange w:id="715" w:author="胤长安" w:date="2026-01-17T12:18:01Z">
                <w:rPr>
                  <w:rFonts w:hint="eastAsia" w:ascii="Times New Roman" w:hAnsi="Times New Roman" w:eastAsia="仿宋_GB2312" w:cs="Times New Roman"/>
                  <w:sz w:val="32"/>
                  <w:szCs w:val="32"/>
                  <w:highlight w:val="yellow"/>
                  <w:lang w:val="en-US" w:eastAsia="zh-CN"/>
                </w:rPr>
              </w:rPrChange>
            </w:rPr>
            <w:delText>年</w:delText>
          </w:r>
        </w:del>
      </w:ins>
      <w:del w:id="716" w:author="易成豪" w:date="2026-03-26T10:39:24Z">
        <w:r>
          <w:rPr>
            <w:rFonts w:hint="eastAsia" w:ascii="Times New Roman" w:hAnsi="Times New Roman" w:eastAsia="仿宋_GB2312" w:cs="Times New Roman"/>
            <w:sz w:val="32"/>
            <w:szCs w:val="32"/>
            <w:highlight w:val="cyan"/>
            <w:lang w:val="en-US" w:eastAsia="zh-CN"/>
          </w:rPr>
          <w:delText>1-</w:delText>
        </w:r>
      </w:del>
      <w:del w:id="717" w:author="易成豪" w:date="2026-03-26T10:39:24Z">
        <w:r>
          <w:rPr>
            <w:rFonts w:hint="default" w:ascii="Times New Roman" w:hAnsi="Times New Roman" w:eastAsia="仿宋_GB2312" w:cs="Times New Roman"/>
            <w:sz w:val="32"/>
            <w:szCs w:val="32"/>
            <w:highlight w:val="cyan"/>
            <w:lang w:val="en-US" w:eastAsia="zh-CN"/>
          </w:rPr>
          <w:delText>7</w:delText>
        </w:r>
      </w:del>
      <w:ins w:id="718" w:author="STAR" w:date="2025-11-05T17:59:17Z">
        <w:del w:id="719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1</w:delText>
          </w:r>
        </w:del>
      </w:ins>
      <w:ins w:id="720" w:author="STAR" w:date="2025-11-05T17:59:17Z">
        <w:del w:id="721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0</w:delText>
          </w:r>
        </w:del>
      </w:ins>
      <w:ins w:id="722" w:author="刘千畅" w:date="2025-12-15T09:14:43Z">
        <w:del w:id="723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1</w:delText>
          </w:r>
        </w:del>
      </w:ins>
      <w:del w:id="724" w:author="易成豪" w:date="2026-03-26T10:39:24Z">
        <w:r>
          <w:rPr>
            <w:rFonts w:hint="eastAsia" w:ascii="Times New Roman" w:hAnsi="Times New Roman" w:eastAsia="仿宋_GB2312" w:cs="Times New Roman"/>
            <w:sz w:val="32"/>
            <w:szCs w:val="32"/>
            <w:highlight w:val="cyan"/>
            <w:lang w:val="en-US" w:eastAsia="zh-CN"/>
          </w:rPr>
          <w:delText>月</w:delText>
        </w:r>
      </w:del>
      <w:del w:id="725" w:author="易成豪" w:date="2026-03-26T10:39:24Z">
        <w:r>
          <w:rPr>
            <w:rFonts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，全区举办招商专场活动</w:delText>
        </w:r>
      </w:del>
      <w:del w:id="726" w:author="易成豪" w:date="2026-03-26T10:39:24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77</w:delText>
        </w:r>
      </w:del>
      <w:ins w:id="727" w:author="STAR" w:date="2025-11-06T16:00:55Z">
        <w:del w:id="728" w:author="易成豪" w:date="2026-03-26T10:39:24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:rPrChange w:id="729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cyan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1</w:delText>
          </w:r>
        </w:del>
      </w:ins>
      <w:ins w:id="730" w:author="STAR" w:date="2025-11-06T16:00:55Z">
        <w:del w:id="731" w:author="易成豪" w:date="2026-03-26T10:39:24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:rPrChange w:id="732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cyan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1</w:delText>
          </w:r>
        </w:del>
      </w:ins>
      <w:ins w:id="733" w:author="STAR" w:date="2025-11-07T08:55:43Z">
        <w:del w:id="734" w:author="易成豪" w:date="2026-03-26T10:39:24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:rPrChange w:id="735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cyan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1</w:delText>
          </w:r>
        </w:del>
      </w:ins>
      <w:ins w:id="736" w:author="刘千畅" w:date="2025-12-15T16:03:41Z">
        <w:del w:id="737" w:author="易成豪" w:date="2026-03-26T10:39:24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122</w:delText>
          </w:r>
        </w:del>
      </w:ins>
      <w:ins w:id="738" w:author="胤长安" w:date="2026-01-15T17:47:47Z">
        <w:del w:id="739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144</w:delText>
          </w:r>
        </w:del>
      </w:ins>
      <w:del w:id="740" w:author="易成豪" w:date="2026-03-26T10:39:24Z">
        <w:r>
          <w:rPr>
            <w:rFonts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场，</w:delText>
        </w:r>
      </w:del>
      <w:del w:id="741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其中：</w:delText>
        </w:r>
      </w:del>
      <w:del w:id="742" w:author="易成豪" w:date="2026-03-26T10:39:24Z">
        <w:r>
          <w:rPr>
            <w:rFonts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投促局</w:delText>
        </w:r>
      </w:del>
      <w:del w:id="743" w:author="易成豪" w:date="2026-03-26T10:39:24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22</w:delText>
        </w:r>
      </w:del>
      <w:ins w:id="744" w:author="STAR" w:date="2025-11-06T15:50:12Z">
        <w:del w:id="745" w:author="易成豪" w:date="2026-03-26T10:39:24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30</w:delText>
          </w:r>
        </w:del>
      </w:ins>
      <w:ins w:id="746" w:author="刘千畅" w:date="2025-12-15T16:03:47Z">
        <w:del w:id="747" w:author="易成豪" w:date="2026-03-26T10:39:24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35</w:delText>
          </w:r>
        </w:del>
      </w:ins>
      <w:ins w:id="748" w:author="胤长安" w:date="2026-01-15T17:47:53Z">
        <w:del w:id="749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40</w:delText>
          </w:r>
        </w:del>
      </w:ins>
      <w:del w:id="750" w:author="易成豪" w:date="2026-03-26T10:39:24Z">
        <w:r>
          <w:rPr>
            <w:rFonts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场</w:delText>
        </w:r>
      </w:del>
      <w:del w:id="751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，</w:delText>
        </w:r>
      </w:del>
      <w:ins w:id="752" w:author="刘千畅" w:date="2025-12-15T16:04:13Z">
        <w:del w:id="753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光电园</w:delText>
          </w:r>
        </w:del>
      </w:ins>
      <w:ins w:id="754" w:author="刘千畅" w:date="2025-12-15T16:04:13Z">
        <w:del w:id="755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7</w:delText>
          </w:r>
        </w:del>
      </w:ins>
      <w:ins w:id="756" w:author="胤长安" w:date="2026-01-15T17:48:57Z">
        <w:del w:id="757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9</w:delText>
          </w:r>
        </w:del>
      </w:ins>
      <w:ins w:id="758" w:author="刘千畅" w:date="2025-12-15T16:04:13Z">
        <w:del w:id="759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场、</w:delText>
          </w:r>
        </w:del>
      </w:ins>
      <w:ins w:id="760" w:author="胤长安" w:date="2026-01-15T17:50:52Z">
        <w:del w:id="761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智造园</w:delText>
          </w:r>
        </w:del>
      </w:ins>
      <w:ins w:id="762" w:author="胤长安" w:date="2026-01-15T17:50:52Z">
        <w:del w:id="763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8</w:delText>
          </w:r>
        </w:del>
      </w:ins>
      <w:ins w:id="764" w:author="胤长安" w:date="2026-01-15T17:50:52Z">
        <w:del w:id="765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场</w:delText>
          </w:r>
        </w:del>
      </w:ins>
      <w:ins w:id="766" w:author="胤长安" w:date="2026-01-15T17:50:52Z">
        <w:del w:id="767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768" w:author="胤长安" w:date="2026-01-15T17:49:54Z">
        <w:del w:id="769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综保区</w:delText>
          </w:r>
        </w:del>
      </w:ins>
      <w:ins w:id="770" w:author="胤长安" w:date="2026-01-15T17:49:54Z">
        <w:del w:id="771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7场</w:delText>
          </w:r>
        </w:del>
      </w:ins>
      <w:ins w:id="772" w:author="胤长安" w:date="2026-01-15T17:49:56Z">
        <w:del w:id="773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774" w:author="STAR" w:date="2025-09-15T16:12:40Z">
        <w:del w:id="775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生物城</w:delText>
          </w:r>
        </w:del>
      </w:ins>
      <w:ins w:id="776" w:author="胤长安" w:date="2026-01-15T17:50:44Z">
        <w:del w:id="777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778" w:author="刘千畅" w:date="2025-12-15T16:06:24Z">
        <w:del w:id="779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:rPrChange w:id="780" w:author="胤长安" w:date="2026-01-17T12:18:01Z">
                <w:rPr>
                  <w:rFonts w:hint="eastAsia" w:ascii="Times New Roman" w:hAnsi="Times New Roman" w:eastAsia="仿宋_GB2312" w:cs="Times New Roman"/>
                  <w:b/>
                  <w:bCs/>
                  <w:color w:val="000000" w:themeColor="text1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781" w:author="刘千畅" w:date="2025-12-15T16:06:25Z">
        <w:del w:id="782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综保区</w:delText>
          </w:r>
        </w:del>
      </w:ins>
      <w:ins w:id="783" w:author="刘千畅" w:date="2025-12-15T16:04:33Z">
        <w:del w:id="784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和</w:delText>
          </w:r>
        </w:del>
      </w:ins>
      <w:ins w:id="785" w:author="刘千畅" w:date="2025-12-15T16:04:44Z">
        <w:del w:id="786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服务业园</w:delText>
          </w:r>
        </w:del>
      </w:ins>
      <w:ins w:id="787" w:author="胤长安" w:date="2026-01-15T17:50:39Z">
        <w:del w:id="788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和</w:delText>
          </w:r>
        </w:del>
      </w:ins>
      <w:ins w:id="789" w:author="胤长安" w:date="2026-01-15T17:50:39Z">
        <w:del w:id="790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中心城</w:delText>
          </w:r>
        </w:del>
      </w:ins>
      <w:ins w:id="791" w:author="刘千畅" w:date="2025-12-15T16:04:51Z">
        <w:del w:id="792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各</w:delText>
          </w:r>
        </w:del>
      </w:ins>
      <w:ins w:id="793" w:author="STAR" w:date="2025-11-06T15:50:27Z">
        <w:del w:id="794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6</w:delText>
          </w:r>
        </w:del>
      </w:ins>
      <w:ins w:id="795" w:author="STAR" w:date="2025-11-06T15:50:26Z">
        <w:del w:id="796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场</w:delText>
          </w:r>
        </w:del>
      </w:ins>
      <w:ins w:id="797" w:author="STAR" w:date="2025-09-15T16:12:40Z">
        <w:del w:id="798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799" w:author="胤长安" w:date="2026-01-15T17:48:20Z">
        <w:del w:id="800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未来城</w:delText>
          </w:r>
        </w:del>
      </w:ins>
      <w:ins w:id="801" w:author="胤长安" w:date="2026-01-15T17:50:22Z">
        <w:del w:id="802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5</w:delText>
          </w:r>
        </w:del>
      </w:ins>
      <w:ins w:id="803" w:author="胤长安" w:date="2026-01-15T17:50:20Z">
        <w:del w:id="804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场</w:delText>
          </w:r>
        </w:del>
      </w:ins>
      <w:del w:id="805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:lang w:eastAsia="zh-CN"/>
            <w14:textFill>
              <w14:solidFill>
                <w14:schemeClr w14:val="tx1"/>
              </w14:solidFill>
            </w14:textFill>
          </w:rPr>
          <w:delText>综保区</w:delText>
        </w:r>
      </w:del>
      <w:ins w:id="806" w:author="STAR" w:date="2025-09-15T16:13:43Z">
        <w:del w:id="807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del w:id="808" w:author="易成豪" w:date="2026-03-26T10:39:24Z">
        <w:r>
          <w:rPr>
            <w:rFonts w:hint="eastAsia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和</w:delText>
        </w:r>
      </w:del>
      <w:del w:id="809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:lang w:eastAsia="zh-CN"/>
            <w14:textFill>
              <w14:solidFill>
                <w14:schemeClr w14:val="tx1"/>
              </w14:solidFill>
            </w14:textFill>
          </w:rPr>
          <w:delText>光电园</w:delText>
        </w:r>
      </w:del>
      <w:ins w:id="810" w:author="STAR" w:date="2025-11-06T15:51:19Z">
        <w:del w:id="811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812" w:author="STAR" w:date="2025-09-15T16:13:36Z">
        <w:del w:id="813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服务业园</w:delText>
          </w:r>
        </w:del>
      </w:ins>
      <w:ins w:id="814" w:author="STAR" w:date="2025-11-06T15:51:15Z">
        <w:del w:id="815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和</w:delText>
          </w:r>
        </w:del>
      </w:ins>
      <w:ins w:id="816" w:author="STAR" w:date="2025-11-06T15:51:11Z">
        <w:del w:id="817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中心城</w:delText>
          </w:r>
        </w:del>
      </w:ins>
      <w:del w:id="818" w:author="易成豪" w:date="2026-03-26T10:39:24Z">
        <w:r>
          <w:rPr>
            <w:rFonts w:hint="default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各5</w:delText>
        </w:r>
      </w:del>
      <w:del w:id="819" w:author="易成豪" w:date="2026-03-26T10:39:24Z">
        <w:r>
          <w:rPr>
            <w:rFonts w:hint="eastAsia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场、</w:delText>
        </w:r>
      </w:del>
      <w:del w:id="820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生物城</w:delText>
        </w:r>
      </w:del>
      <w:del w:id="821" w:author="易成豪" w:date="2026-03-26T10:39:24Z">
        <w:r>
          <w:rPr>
            <w:rFonts w:hint="eastAsia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、</w:delText>
        </w:r>
      </w:del>
      <w:del w:id="822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未来城</w:delText>
        </w:r>
      </w:del>
      <w:ins w:id="823" w:author="刘千畅" w:date="2025-12-15T16:05:10Z">
        <w:del w:id="824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和</w:delText>
          </w:r>
        </w:del>
      </w:ins>
      <w:del w:id="825" w:author="易成豪" w:date="2026-03-26T10:39:24Z">
        <w:r>
          <w:rPr>
            <w:rFonts w:hint="eastAsia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和</w:delText>
        </w:r>
      </w:del>
      <w:del w:id="826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服务业园</w:delText>
        </w:r>
      </w:del>
      <w:del w:id="827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各</w:delText>
        </w:r>
      </w:del>
      <w:del w:id="828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4</w:delText>
        </w:r>
      </w:del>
      <w:del w:id="829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场、</w:delText>
        </w:r>
      </w:del>
      <w:ins w:id="830" w:author="STAR" w:date="2025-11-06T15:50:49Z">
        <w:del w:id="831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智造园</w:delText>
          </w:r>
        </w:del>
      </w:ins>
      <w:ins w:id="832" w:author="刘千畅" w:date="2025-12-15T16:05:14Z">
        <w:del w:id="833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各</w:delText>
          </w:r>
        </w:del>
      </w:ins>
      <w:ins w:id="834" w:author="STAR" w:date="2025-10-14T10:00:55Z">
        <w:del w:id="835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3</w:delText>
          </w:r>
        </w:del>
      </w:ins>
      <w:ins w:id="836" w:author="刘千畅" w:date="2025-12-15T16:05:01Z">
        <w:del w:id="837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4</w:delText>
          </w:r>
        </w:del>
      </w:ins>
      <w:ins w:id="838" w:author="STAR" w:date="2025-10-14T10:00:54Z">
        <w:del w:id="839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场</w:delText>
          </w:r>
        </w:del>
      </w:ins>
      <w:ins w:id="840" w:author="STAR" w:date="2025-10-14T10:00:57Z">
        <w:del w:id="841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del w:id="842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中心城</w:delText>
        </w:r>
      </w:del>
      <w:ins w:id="843" w:author="STAR" w:date="2025-10-14T10:01:03Z">
        <w:del w:id="844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中华园</w:delText>
          </w:r>
        </w:del>
      </w:ins>
      <w:del w:id="845" w:author="易成豪" w:date="2026-03-26T10:39:24Z">
        <w:r>
          <w:rPr>
            <w:rFonts w:hint="default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2</w:delText>
        </w:r>
      </w:del>
      <w:ins w:id="846" w:author="刘千畅" w:date="2025-12-15T16:06:45Z">
        <w:del w:id="847" w:author="易成豪" w:date="2026-03-26T10:39:24Z">
          <w:r>
            <w:rPr>
              <w:rFonts w:hint="default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3</w:delText>
          </w:r>
        </w:del>
      </w:ins>
      <w:ins w:id="848" w:author="胤长安" w:date="2026-01-15T17:49:19Z">
        <w:del w:id="849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4</w:delText>
          </w:r>
        </w:del>
      </w:ins>
      <w:del w:id="850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场</w:delText>
        </w:r>
      </w:del>
      <w:del w:id="851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eastAsia="zh-CN"/>
            <w14:textFill>
              <w14:solidFill>
                <w14:schemeClr w14:val="tx1"/>
              </w14:solidFill>
            </w14:textFill>
          </w:rPr>
          <w:delText>、</w:delText>
        </w:r>
      </w:del>
      <w:del w:id="852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:lang w:eastAsia="zh-CN"/>
            <w14:textFill>
              <w14:solidFill>
                <w14:schemeClr w14:val="tx1"/>
              </w14:solidFill>
            </w14:textFill>
          </w:rPr>
          <w:delText>智造园</w:delText>
        </w:r>
      </w:del>
      <w:del w:id="853" w:author="易成豪" w:date="2026-03-26T10:39:24Z">
        <w:r>
          <w:rPr>
            <w:rFonts w:hint="default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1</w:delText>
        </w:r>
      </w:del>
      <w:del w:id="854" w:author="易成豪" w:date="2026-03-26T10:39:24Z">
        <w:r>
          <w:rPr>
            <w:rFonts w:hint="eastAsia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场、</w:delText>
        </w:r>
      </w:del>
      <w:del w:id="855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中华园</w:delText>
        </w:r>
      </w:del>
      <w:del w:id="856" w:author="易成豪" w:date="2026-03-26T10:39:24Z">
        <w:r>
          <w:rPr>
            <w:rFonts w:hint="eastAsia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1场</w:delText>
        </w:r>
      </w:del>
      <w:del w:id="857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，</w:delText>
        </w:r>
      </w:del>
      <w:ins w:id="858" w:author="胤长安" w:date="2026-01-15T17:53:19Z">
        <w:del w:id="859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科创局</w:delText>
          </w:r>
        </w:del>
      </w:ins>
      <w:ins w:id="860" w:author="胤长安" w:date="2026-01-15T17:53:19Z">
        <w:del w:id="861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:rPrChange w:id="862" w:author="胤长安" w:date="2026-01-17T12:18:01Z">
                <w:rPr>
                  <w:rFonts w:hint="eastAsia" w:ascii="Times New Roman" w:hAnsi="Times New Roman" w:eastAsia="仿宋_GB2312" w:cs="Times New Roman"/>
                  <w:b w:val="0"/>
                  <w:bCs w:val="0"/>
                  <w:color w:val="000000" w:themeColor="text1"/>
                  <w:sz w:val="32"/>
                  <w:szCs w:val="32"/>
                  <w:highlight w:val="yellow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863" w:author="胤长安" w:date="2026-01-15T17:53:19Z">
        <w:del w:id="864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企服局</w:delText>
          </w:r>
        </w:del>
      </w:ins>
      <w:ins w:id="865" w:author="胤长安" w:date="2026-01-15T17:53:19Z">
        <w:del w:id="866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:rPrChange w:id="867" w:author="胤长安" w:date="2026-01-17T12:18:01Z">
                <w:rPr>
                  <w:rFonts w:hint="eastAsia" w:ascii="Times New Roman" w:hAnsi="Times New Roman" w:eastAsia="仿宋_GB2312" w:cs="Times New Roman"/>
                  <w:b w:val="0"/>
                  <w:bCs w:val="0"/>
                  <w:color w:val="000000" w:themeColor="text1"/>
                  <w:sz w:val="32"/>
                  <w:szCs w:val="32"/>
                  <w:highlight w:val="yellow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和</w:delText>
          </w:r>
        </w:del>
      </w:ins>
      <w:ins w:id="868" w:author="胤长安" w:date="2026-01-15T17:53:19Z">
        <w:del w:id="869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金融局</w:delText>
          </w:r>
        </w:del>
      </w:ins>
      <w:ins w:id="870" w:author="胤长安" w:date="2026-01-15T17:53:19Z">
        <w:del w:id="871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:rPrChange w:id="872" w:author="胤长安" w:date="2026-01-17T12:18:01Z">
                <w:rPr>
                  <w:rFonts w:hint="eastAsia" w:ascii="Times New Roman" w:hAnsi="Times New Roman" w:eastAsia="仿宋_GB2312" w:cs="Times New Roman"/>
                  <w:b w:val="0"/>
                  <w:bCs w:val="0"/>
                  <w:color w:val="000000" w:themeColor="text1"/>
                  <w:sz w:val="32"/>
                  <w:szCs w:val="32"/>
                  <w:highlight w:val="yellow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各</w:delText>
          </w:r>
        </w:del>
      </w:ins>
      <w:ins w:id="873" w:author="胤长安" w:date="2026-01-15T17:53:19Z">
        <w:del w:id="874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10场、</w:delText>
          </w:r>
        </w:del>
      </w:ins>
      <w:ins w:id="875" w:author="STAR" w:date="2025-09-15T16:14:55Z">
        <w:del w:id="876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金融局</w:delText>
          </w:r>
        </w:del>
      </w:ins>
      <w:ins w:id="877" w:author="STAR" w:date="2025-11-06T15:53:38Z">
        <w:del w:id="878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10</w:delText>
          </w:r>
        </w:del>
      </w:ins>
      <w:ins w:id="879" w:author="STAR" w:date="2025-09-15T16:14:58Z">
        <w:del w:id="880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场</w:delText>
          </w:r>
        </w:del>
      </w:ins>
      <w:ins w:id="881" w:author="STAR" w:date="2025-09-15T16:15:02Z">
        <w:del w:id="882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883" w:author="STAR" w:date="2025-09-15T16:17:36Z">
        <w:del w:id="884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招才局</w:delText>
          </w:r>
        </w:del>
      </w:ins>
      <w:ins w:id="885" w:author="STAR" w:date="2025-11-06T15:53:47Z">
        <w:del w:id="886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9</w:delText>
          </w:r>
        </w:del>
      </w:ins>
      <w:ins w:id="887" w:author="STAR" w:date="2025-11-06T15:53:45Z">
        <w:del w:id="888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场</w:delText>
          </w:r>
        </w:del>
      </w:ins>
      <w:del w:id="889" w:author="易成豪" w:date="2026-03-26T10:39:24Z">
        <w:r>
          <w:rPr>
            <w:rFonts w:hint="eastAsia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rPrChange w:id="890" w:author="胤长安" w:date="2026-01-17T12:18:01Z">
              <w:rPr>
                <w:rFonts w:hint="eastAsia" w:ascii="Times New Roman" w:hAnsi="Times New Roman" w:eastAsia="仿宋_GB2312" w:cs="Times New Roman"/>
                <w:b/>
                <w:bCs/>
                <w:color w:val="000000" w:themeColor="text1"/>
                <w:sz w:val="32"/>
                <w:szCs w:val="32"/>
                <w:highlight w:val="none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科创局</w:delText>
        </w:r>
      </w:del>
      <w:ins w:id="891" w:author="STAR" w:date="2025-11-06T15:53:54Z">
        <w:del w:id="892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eastAsia="zh-CN"/>
              <w:rPrChange w:id="893" w:author="胤长安" w:date="2026-01-17T12:18:01Z">
                <w:rPr>
                  <w:rFonts w:hint="eastAsia" w:ascii="Times New Roman" w:hAnsi="Times New Roman" w:eastAsia="仿宋_GB2312" w:cs="Times New Roman"/>
                  <w:b/>
                  <w:bCs/>
                  <w:color w:val="000000" w:themeColor="text1"/>
                  <w:sz w:val="32"/>
                  <w:szCs w:val="32"/>
                  <w:highlight w:val="none"/>
                  <w:lang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894" w:author="STAR" w:date="2025-09-15T16:17:39Z">
        <w:del w:id="895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科创局</w:delText>
          </w:r>
        </w:del>
      </w:ins>
      <w:del w:id="896" w:author="易成豪" w:date="2026-03-26T10:39:24Z">
        <w:r>
          <w:rPr>
            <w:rFonts w:hint="default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7</w:delText>
        </w:r>
      </w:del>
      <w:ins w:id="897" w:author="STAR" w:date="2025-10-14T09:48:24Z">
        <w:del w:id="898" w:author="易成豪" w:date="2026-03-26T10:39:24Z">
          <w:r>
            <w:rPr>
              <w:rFonts w:hint="default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8</w:delText>
          </w:r>
        </w:del>
      </w:ins>
      <w:del w:id="899" w:author="易成豪" w:date="2026-03-26T10:39:24Z">
        <w:r>
          <w:rPr>
            <w:rFonts w:hint="eastAsia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场、</w:delText>
        </w:r>
      </w:del>
      <w:del w:id="900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招才局</w:delText>
        </w:r>
      </w:del>
      <w:del w:id="901" w:author="易成豪" w:date="2026-03-26T10:39:24Z">
        <w:r>
          <w:rPr>
            <w:rFonts w:hint="eastAsia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eastAsia="zh-CN"/>
            <w14:textFill>
              <w14:solidFill>
                <w14:schemeClr w14:val="tx1"/>
              </w14:solidFill>
            </w14:textFill>
          </w:rPr>
          <w:delText>、</w:delText>
        </w:r>
      </w:del>
      <w:del w:id="902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企服局</w:delText>
        </w:r>
      </w:del>
      <w:ins w:id="903" w:author="STAR" w:date="2025-11-06T15:55:07Z">
        <w:del w:id="904" w:author="易成豪" w:date="2026-03-26T10:39:24Z">
          <w:r>
            <w:rPr>
              <w:rFonts w:hint="default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7</w:delText>
          </w:r>
        </w:del>
      </w:ins>
      <w:ins w:id="905" w:author="STAR" w:date="2025-10-14T09:50:20Z">
        <w:del w:id="906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场</w:delText>
          </w:r>
        </w:del>
      </w:ins>
      <w:ins w:id="907" w:author="STAR" w:date="2025-10-14T09:50:27Z">
        <w:del w:id="908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909" w:author="STAR" w:date="2025-10-14T09:48:42Z">
        <w:del w:id="910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自贸局</w:delText>
          </w:r>
        </w:del>
      </w:ins>
      <w:del w:id="911" w:author="易成豪" w:date="2026-03-26T10:39:24Z">
        <w:r>
          <w:rPr>
            <w:rFonts w:hint="default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val="en-US"/>
            <w14:textFill>
              <w14:solidFill>
                <w14:schemeClr w14:val="tx1"/>
              </w14:solidFill>
            </w14:textFill>
          </w:rPr>
          <w:delText>和</w:delText>
        </w:r>
      </w:del>
      <w:del w:id="912" w:author="易成豪" w:date="2026-03-26T10:39:24Z">
        <w:r>
          <w:rPr>
            <w:rFonts w:hint="default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金融局</w:delText>
        </w:r>
      </w:del>
      <w:del w:id="913" w:author="易成豪" w:date="2026-03-26T10:39:24Z">
        <w:r>
          <w:rPr>
            <w:rFonts w:hint="default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各5</w:delText>
        </w:r>
      </w:del>
      <w:ins w:id="914" w:author="STAR" w:date="2025-11-06T15:55:23Z">
        <w:del w:id="915" w:author="易成豪" w:date="2026-03-26T10:39:24Z">
          <w:r>
            <w:rPr>
              <w:rFonts w:hint="default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6</w:delText>
          </w:r>
        </w:del>
      </w:ins>
      <w:ins w:id="916" w:author="胤长安" w:date="2026-01-15T17:51:42Z">
        <w:del w:id="917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8</w:delText>
          </w:r>
        </w:del>
      </w:ins>
      <w:del w:id="918" w:author="易成豪" w:date="2026-03-26T10:39:24Z">
        <w:r>
          <w:rPr>
            <w:rFonts w:hint="eastAsia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场、</w:delText>
        </w:r>
      </w:del>
      <w:del w:id="919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自贸局</w:delText>
        </w:r>
      </w:del>
      <w:del w:id="920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4</w:delText>
        </w:r>
      </w:del>
      <w:del w:id="921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场、</w:delText>
        </w:r>
      </w:del>
      <w:del w:id="922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发改局</w:delText>
        </w:r>
      </w:del>
      <w:ins w:id="923" w:author="STAR" w:date="2025-11-07T08:56:02Z">
        <w:del w:id="924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925" w:author="STAR" w:date="2025-11-07T08:55:54Z">
        <w:del w:id="926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规划局</w:delText>
          </w:r>
        </w:del>
      </w:ins>
      <w:ins w:id="927" w:author="STAR" w:date="2025-11-06T15:54:38Z">
        <w:del w:id="928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和</w:delText>
          </w:r>
        </w:del>
      </w:ins>
      <w:ins w:id="929" w:author="STAR" w:date="2025-11-06T15:54:49Z">
        <w:del w:id="930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建设局</w:delText>
          </w:r>
        </w:del>
      </w:ins>
      <w:ins w:id="931" w:author="STAR" w:date="2025-11-06T15:54:43Z">
        <w:del w:id="932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各</w:delText>
          </w:r>
        </w:del>
      </w:ins>
      <w:ins w:id="933" w:author="STAR" w:date="2025-11-06T15:54:19Z">
        <w:del w:id="934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2</w:delText>
          </w:r>
        </w:del>
      </w:ins>
      <w:ins w:id="935" w:author="STAR" w:date="2025-11-06T15:54:18Z">
        <w:del w:id="936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场</w:delText>
          </w:r>
        </w:del>
      </w:ins>
      <w:del w:id="937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、</w:delText>
        </w:r>
      </w:del>
      <w:del w:id="938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规划局</w:delText>
        </w:r>
      </w:del>
      <w:del w:id="939" w:author="易成豪" w:date="2026-03-26T10:39:24Z">
        <w:r>
          <w:rPr>
            <w:rFonts w:hint="eastAsia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和</w:delText>
        </w:r>
      </w:del>
      <w:del w:id="940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建设局</w:delText>
        </w:r>
      </w:del>
      <w:del w:id="941" w:author="易成豪" w:date="2026-03-26T10:39:24Z">
        <w:r>
          <w:rPr>
            <w:rFonts w:hint="eastAsia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各</w:delText>
        </w:r>
      </w:del>
      <w:del w:id="942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1场。</w:delText>
        </w:r>
      </w:del>
    </w:p>
    <w:p w14:paraId="4F3DB985">
      <w:pPr>
        <w:widowControl/>
        <w:ind w:firstLine="640" w:firstLineChars="200"/>
        <w:jc w:val="both"/>
        <w:textAlignment w:val="center"/>
        <w:rPr>
          <w:del w:id="943" w:author="易成豪" w:date="2026-03-26T10:39:24Z"/>
          <w:rFonts w:ascii="Times New Roman" w:hAnsi="Times New Roman" w:eastAsia="仿宋_GB2312" w:cs="Times New Roman"/>
          <w:color w:val="000000" w:themeColor="text1"/>
          <w:sz w:val="32"/>
          <w:szCs w:val="32"/>
          <w:highlight w:val="cyan"/>
          <w14:textFill>
            <w14:solidFill>
              <w14:schemeClr w14:val="tx1"/>
            </w14:solidFill>
          </w14:textFill>
        </w:rPr>
      </w:pPr>
      <w:del w:id="944" w:author="易成豪" w:date="2026-03-26T10:39:24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7</w:delText>
        </w:r>
      </w:del>
      <w:ins w:id="945" w:author="STAR" w:date="2025-11-05T17:59:19Z">
        <w:del w:id="946" w:author="易成豪" w:date="2026-03-26T10:39:24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10</w:delText>
          </w:r>
        </w:del>
      </w:ins>
      <w:ins w:id="947" w:author="刘千畅" w:date="2025-12-15T09:14:45Z">
        <w:del w:id="948" w:author="易成豪" w:date="2026-03-26T10:39:24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1</w:delText>
          </w:r>
        </w:del>
      </w:ins>
      <w:ins w:id="949" w:author="胤长安" w:date="2026-01-06T09:09:01Z">
        <w:del w:id="950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12</w:delText>
          </w:r>
        </w:del>
      </w:ins>
      <w:del w:id="951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月当月新增</w:delText>
        </w:r>
      </w:del>
      <w:del w:id="952" w:author="易成豪" w:date="2026-03-26T10:39:24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:rPrChange w:id="953" w:author="胤长安" w:date="2026-01-17T12:18:01Z">
              <w:rPr>
                <w:rFonts w:hint="eastAsia" w:ascii="Times New Roman" w:hAnsi="Times New Roman" w:eastAsia="仿宋_GB2312" w:cs="Times New Roman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8</w:delText>
        </w:r>
      </w:del>
      <w:ins w:id="954" w:author="STAR" w:date="2025-11-07T08:56:10Z">
        <w:del w:id="955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1</w:delText>
          </w:r>
        </w:del>
      </w:ins>
      <w:ins w:id="956" w:author="刘千畅" w:date="2025-12-15T16:08:21Z">
        <w:del w:id="957" w:author="易成豪" w:date="2026-03-26T10:39:24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1</w:delText>
          </w:r>
        </w:del>
      </w:ins>
      <w:ins w:id="958" w:author="胤长安" w:date="2026-01-17T12:17:23Z">
        <w:del w:id="959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0</w:delText>
          </w:r>
        </w:del>
      </w:ins>
      <w:ins w:id="960" w:author="STAR" w:date="2025-11-07T08:56:10Z">
        <w:del w:id="961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2</w:delText>
          </w:r>
        </w:del>
      </w:ins>
      <w:del w:id="962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场活动，其中：</w:delText>
        </w:r>
      </w:del>
      <w:del w:id="963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投促局</w:delText>
        </w:r>
      </w:del>
      <w:del w:id="964" w:author="易成豪" w:date="2026-03-26T10:39:24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/>
            <w14:textFill>
              <w14:solidFill>
                <w14:schemeClr w14:val="tx1"/>
              </w14:solidFill>
            </w14:textFill>
          </w:rPr>
          <w:delText>4</w:delText>
        </w:r>
      </w:del>
      <w:ins w:id="965" w:author="STAR" w:date="2025-11-06T15:56:06Z">
        <w:del w:id="966" w:author="易成豪" w:date="2026-03-26T10:39:24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4</w:delText>
          </w:r>
        </w:del>
      </w:ins>
      <w:ins w:id="967" w:author="刘千畅" w:date="2025-12-15T16:08:26Z">
        <w:del w:id="968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5</w:delText>
          </w:r>
        </w:del>
      </w:ins>
      <w:del w:id="969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场（</w:delText>
        </w:r>
      </w:del>
      <w:ins w:id="970" w:author="胤长安" w:date="2026-01-15T18:13:45Z">
        <w:del w:id="971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小米全球核心供应商大会</w:delText>
          </w:r>
        </w:del>
      </w:ins>
      <w:ins w:id="972" w:author="胤长安" w:date="2026-01-15T18:13:47Z">
        <w:del w:id="973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974" w:author="胤长安" w:date="2026-01-15T18:13:45Z">
        <w:del w:id="975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小米生态链沟通会</w:delText>
          </w:r>
        </w:del>
      </w:ins>
      <w:ins w:id="976" w:author="胤长安" w:date="2026-01-15T18:13:49Z">
        <w:del w:id="977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978" w:author="胤长安" w:date="2026-01-15T18:13:45Z">
        <w:del w:id="979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小米全球核心供应商大会</w:delText>
          </w:r>
        </w:del>
      </w:ins>
      <w:ins w:id="980" w:author="胤长安" w:date="2026-01-15T18:13:52Z">
        <w:del w:id="981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982" w:author="胤长安" w:date="2026-01-15T18:13:45Z">
        <w:del w:id="983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小米生态链大会</w:delText>
          </w:r>
        </w:del>
      </w:ins>
      <w:ins w:id="984" w:author="胤长安" w:date="2026-01-15T18:13:54Z">
        <w:del w:id="985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986" w:author="胤长安" w:date="2026-01-15T18:13:45Z">
        <w:del w:id="987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中国信科合作伙伴大会</w:delText>
          </w:r>
        </w:del>
      </w:ins>
      <w:ins w:id="988" w:author="刘千畅" w:date="2025-12-15T16:11:46Z">
        <w:del w:id="989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天马创新大会</w:delText>
          </w:r>
        </w:del>
      </w:ins>
      <w:ins w:id="990" w:author="刘千畅" w:date="2025-12-15T16:11:49Z">
        <w:del w:id="991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992" w:author="刘千畅" w:date="2025-12-15T16:11:46Z">
        <w:del w:id="993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中国光谷外资企业交流会</w:delText>
          </w:r>
        </w:del>
      </w:ins>
      <w:ins w:id="994" w:author="刘千畅" w:date="2025-12-15T16:11:55Z">
        <w:del w:id="995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996" w:author="刘千畅" w:date="2025-12-15T16:11:46Z">
        <w:del w:id="997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华中科技大学第十七届企业家论坛</w:delText>
          </w:r>
        </w:del>
      </w:ins>
      <w:ins w:id="998" w:author="刘千畅" w:date="2025-12-15T16:11:58Z">
        <w:del w:id="999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1000" w:author="刘千畅" w:date="2025-12-15T16:11:46Z">
        <w:del w:id="1001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2025中国5G+工业互联网大会</w:delText>
          </w:r>
        </w:del>
      </w:ins>
      <w:ins w:id="1002" w:author="刘千畅" w:date="2025-12-15T16:12:00Z">
        <w:del w:id="1003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1004" w:author="刘千畅" w:date="2025-12-15T16:11:46Z">
        <w:del w:id="1005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化合物半导体产业交流大会</w:delText>
          </w:r>
        </w:del>
      </w:ins>
      <w:ins w:id="1006" w:author="STAR" w:date="2025-11-06T15:56:09Z">
        <w:del w:id="1007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北欧论坛光联AI•产业新动能专题对接会</w:delText>
          </w:r>
        </w:del>
      </w:ins>
      <w:ins w:id="1008" w:author="STAR" w:date="2025-11-06T15:56:12Z">
        <w:del w:id="1009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1010" w:author="STAR" w:date="2025-11-06T15:56:09Z">
        <w:del w:id="1011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火山引擎AI创新巡展</w:delText>
          </w:r>
        </w:del>
      </w:ins>
      <w:ins w:id="1012" w:author="STAR" w:date="2025-11-06T15:56:15Z">
        <w:del w:id="1013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1014" w:author="STAR" w:date="2025-11-06T15:56:09Z">
        <w:del w:id="1015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小米大家电供应商大会</w:delText>
          </w:r>
        </w:del>
      </w:ins>
      <w:ins w:id="1016" w:author="STAR" w:date="2025-11-06T15:56:17Z">
        <w:del w:id="1017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1018" w:author="STAR" w:date="2025-11-06T15:56:09Z">
        <w:del w:id="1019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2025阅文创作大会</w:delText>
          </w:r>
        </w:del>
      </w:ins>
      <w:del w:id="1020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人形机器人专题培训</w:delText>
        </w:r>
      </w:del>
      <w:del w:id="1021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eastAsia="zh-CN"/>
            <w14:textFill>
              <w14:solidFill>
                <w14:schemeClr w14:val="tx1"/>
              </w14:solidFill>
            </w14:textFill>
          </w:rPr>
          <w:delText>、</w:delText>
        </w:r>
      </w:del>
      <w:del w:id="1022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光谷新质生产力项目对接交流会</w:delText>
        </w:r>
      </w:del>
      <w:del w:id="1023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eastAsia="zh-CN"/>
            <w14:textFill>
              <w14:solidFill>
                <w14:schemeClr w14:val="tx1"/>
              </w14:solidFill>
            </w14:textFill>
          </w:rPr>
          <w:delText>、</w:delText>
        </w:r>
      </w:del>
      <w:del w:id="1024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喻见光谷·创聚未来长三角985高校校友科创项目路演活动</w:delText>
        </w:r>
      </w:del>
      <w:del w:id="1025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eastAsia="zh-CN"/>
            <w14:textFill>
              <w14:solidFill>
                <w14:schemeClr w14:val="tx1"/>
              </w14:solidFill>
            </w14:textFill>
          </w:rPr>
          <w:delText>、</w:delText>
        </w:r>
      </w:del>
      <w:del w:id="1026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人工智能产业专题分享会），</w:delText>
        </w:r>
      </w:del>
      <w:ins w:id="1027" w:author="刘千畅" w:date="2025-12-15T16:14:55Z">
        <w:del w:id="1028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综保区</w:delText>
          </w:r>
        </w:del>
      </w:ins>
      <w:ins w:id="1029" w:author="刘千畅" w:date="2025-12-15T16:14:47Z">
        <w:del w:id="1030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1场（</w:delText>
          </w:r>
        </w:del>
      </w:ins>
      <w:ins w:id="1031" w:author="刘千畅" w:date="2025-12-15T16:15:06Z">
        <w:del w:id="1032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出海有道增长有方走向俄罗斯专场活动</w:delText>
          </w:r>
        </w:del>
      </w:ins>
      <w:ins w:id="1033" w:author="刘千畅" w:date="2025-12-15T16:14:47Z">
        <w:del w:id="1034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）</w:delText>
          </w:r>
        </w:del>
      </w:ins>
      <w:ins w:id="1035" w:author="刘千畅" w:date="2025-12-15T16:14:48Z">
        <w:del w:id="1036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1037" w:author="刘千畅" w:date="2025-12-15T16:12:18Z">
        <w:del w:id="1038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光电园</w:delText>
          </w:r>
        </w:del>
      </w:ins>
      <w:ins w:id="1039" w:author="STAR" w:date="2025-11-06T15:58:26Z">
        <w:del w:id="1040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生物城</w:delText>
          </w:r>
        </w:del>
      </w:ins>
      <w:ins w:id="1041" w:author="STAR" w:date="2025-11-06T15:58:33Z">
        <w:del w:id="1042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1</w:delText>
          </w:r>
        </w:del>
      </w:ins>
      <w:ins w:id="1043" w:author="刘千畅" w:date="2025-12-15T16:12:19Z">
        <w:del w:id="1044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2</w:delText>
          </w:r>
        </w:del>
      </w:ins>
      <w:ins w:id="1045" w:author="STAR" w:date="2025-11-06T15:58:33Z">
        <w:del w:id="1046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场（</w:delText>
          </w:r>
        </w:del>
      </w:ins>
      <w:ins w:id="1047" w:author="刘千畅" w:date="2025-12-15T16:12:26Z">
        <w:del w:id="1048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2025下半年产业园区高质量发展大会</w:delText>
          </w:r>
        </w:del>
      </w:ins>
      <w:ins w:id="1049" w:author="刘千畅" w:date="2025-12-15T16:12:29Z">
        <w:del w:id="1050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1051" w:author="刘千畅" w:date="2025-12-15T16:12:26Z">
        <w:del w:id="1052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中国融资租赁（西湖）论坛主题峰会—“走进光谷”活动</w:delText>
          </w:r>
        </w:del>
      </w:ins>
      <w:ins w:id="1053" w:author="STAR" w:date="2025-11-06T15:58:40Z">
        <w:del w:id="1054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生命大健康专场路演</w:delText>
          </w:r>
        </w:del>
      </w:ins>
      <w:ins w:id="1055" w:author="STAR" w:date="2025-11-06T15:58:33Z">
        <w:del w:id="1056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），</w:delText>
          </w:r>
        </w:del>
      </w:ins>
      <w:ins w:id="1057" w:author="刘千畅" w:date="2025-12-15T16:12:46Z">
        <w:del w:id="1058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服务业园</w:delText>
          </w:r>
        </w:del>
      </w:ins>
      <w:ins w:id="1059" w:author="刘千畅" w:date="2025-12-15T16:12:53Z">
        <w:del w:id="1060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1场（</w:delText>
          </w:r>
        </w:del>
      </w:ins>
      <w:ins w:id="1061" w:author="刘千畅" w:date="2025-12-15T16:13:01Z">
        <w:del w:id="1062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福布斯中国光谷人工智能创新大会</w:delText>
          </w:r>
        </w:del>
      </w:ins>
      <w:ins w:id="1063" w:author="刘千畅" w:date="2025-12-15T16:12:53Z">
        <w:del w:id="1064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）</w:delText>
          </w:r>
        </w:del>
      </w:ins>
      <w:ins w:id="1065" w:author="刘千畅" w:date="2025-12-15T16:12:54Z">
        <w:del w:id="1066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1067" w:author="STAR" w:date="2025-10-14T10:02:18Z">
        <w:del w:id="1068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智造园</w:delText>
          </w:r>
        </w:del>
      </w:ins>
      <w:del w:id="1069" w:author="易成豪" w:date="2026-03-26T10:39:24Z">
        <w:r>
          <w:rPr>
            <w:rFonts w:hint="default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val="en-US" w:eastAsia="zh-CN"/>
            <w:rPrChange w:id="1070" w:author="胤长安" w:date="2026-01-17T12:18:01Z"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综保区</w:delText>
        </w:r>
      </w:del>
      <w:del w:id="1071" w:author="易成豪" w:date="2026-03-26T10:39:24Z">
        <w:r>
          <w:rPr>
            <w:rFonts w:hint="default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val="en-US" w:eastAsia="zh-CN"/>
            <w:rPrChange w:id="1072" w:author="胤长安" w:date="2026-01-17T12:18:01Z">
              <w:rPr>
                <w:rFonts w:hint="default" w:ascii="Times New Roman" w:hAnsi="Times New Roman" w:eastAsia="仿宋_GB2312" w:cs="Times New Roman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1</w:delText>
        </w:r>
      </w:del>
      <w:ins w:id="1073" w:author="胤长安" w:date="2026-01-17T12:14:50Z">
        <w:del w:id="1074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:rPrChange w:id="1075" w:author="胤长安" w:date="2026-01-17T12:18:01Z">
                <w:rPr>
                  <w:rFonts w:hint="eastAsia" w:ascii="Times New Roman" w:hAnsi="Times New Roman" w:eastAsia="仿宋_GB2312" w:cs="Times New Roman"/>
                  <w:b/>
                  <w:bCs/>
                  <w:color w:val="000000" w:themeColor="text1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4</w:delText>
          </w:r>
        </w:del>
      </w:ins>
      <w:del w:id="1076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场（</w:delText>
        </w:r>
      </w:del>
      <w:ins w:id="1077" w:author="胤长安" w:date="2026-01-17T12:14:53Z">
        <w:del w:id="1078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小米生态链沟通会</w:delText>
          </w:r>
        </w:del>
      </w:ins>
      <w:ins w:id="1079" w:author="胤长安" w:date="2026-01-17T12:15:01Z">
        <w:del w:id="1080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1081" w:author="胤长安" w:date="2026-01-17T12:14:53Z">
        <w:del w:id="1082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光谷智能网联产业园招商推介会</w:delText>
          </w:r>
        </w:del>
      </w:ins>
      <w:ins w:id="1083" w:author="胤长安" w:date="2026-01-17T12:15:04Z">
        <w:del w:id="1084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1085" w:author="胤长安" w:date="2026-01-17T12:14:53Z">
        <w:del w:id="1086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小米生态链大会</w:delText>
          </w:r>
        </w:del>
      </w:ins>
      <w:ins w:id="1087" w:author="胤长安" w:date="2026-01-17T12:15:06Z">
        <w:del w:id="1088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1089" w:author="胤长安" w:date="2026-01-17T12:14:53Z">
        <w:del w:id="1090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天马创新大会</w:delText>
          </w:r>
        </w:del>
      </w:ins>
      <w:ins w:id="1091" w:author="刘千畅" w:date="2025-12-15T16:12:39Z">
        <w:del w:id="1092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天马创新大会</w:delText>
          </w:r>
        </w:del>
      </w:ins>
      <w:ins w:id="1093" w:author="STAR" w:date="2025-11-06T15:56:24Z">
        <w:del w:id="1094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小米大家电供应商大会</w:delText>
          </w:r>
        </w:del>
      </w:ins>
      <w:del w:id="1095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光谷自贸汇—配套提升专场）</w:delText>
        </w:r>
      </w:del>
      <w:ins w:id="1096" w:author="刘千畅" w:date="2025-12-15T16:13:32Z">
        <w:del w:id="1097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1098" w:author="刘千畅" w:date="2025-12-15T16:13:36Z">
        <w:del w:id="1099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中华园</w:delText>
          </w:r>
        </w:del>
      </w:ins>
      <w:ins w:id="1100" w:author="刘千畅" w:date="2025-12-15T16:13:31Z">
        <w:del w:id="1101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1场（</w:delText>
          </w:r>
        </w:del>
      </w:ins>
      <w:ins w:id="1102" w:author="刘千畅" w:date="2025-12-15T16:13:42Z">
        <w:del w:id="1103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第四期农业科技金融高端对话</w:delText>
          </w:r>
        </w:del>
      </w:ins>
      <w:ins w:id="1104" w:author="刘千畅" w:date="2025-12-15T16:13:31Z">
        <w:del w:id="1105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）</w:delText>
          </w:r>
        </w:del>
      </w:ins>
      <w:ins w:id="1106" w:author="STAR" w:date="2025-09-15T16:15:36Z">
        <w:del w:id="1107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，</w:delText>
          </w:r>
        </w:del>
      </w:ins>
      <w:ins w:id="1108" w:author="STAR" w:date="2025-10-14T10:02:39Z">
        <w:del w:id="1109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中心城</w:delText>
          </w:r>
        </w:del>
      </w:ins>
      <w:ins w:id="1110" w:author="STAR" w:date="2025-09-15T16:15:41Z">
        <w:del w:id="1111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1场（</w:delText>
          </w:r>
        </w:del>
      </w:ins>
      <w:ins w:id="1112" w:author="STAR" w:date="2025-11-06T15:56:31Z">
        <w:del w:id="1113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人工智能产业投融资对接会</w:delText>
          </w:r>
        </w:del>
      </w:ins>
      <w:ins w:id="1114" w:author="STAR" w:date="2025-09-15T16:15:41Z">
        <w:del w:id="1115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）</w:delText>
          </w:r>
        </w:del>
      </w:ins>
      <w:del w:id="1116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、</w:delText>
        </w:r>
      </w:del>
      <w:del w:id="1117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:lang w:eastAsia="zh-CN"/>
            <w14:textFill>
              <w14:solidFill>
                <w14:schemeClr w14:val="tx1"/>
              </w14:solidFill>
            </w14:textFill>
          </w:rPr>
          <w:delText>光电园</w:delText>
        </w:r>
      </w:del>
      <w:del w:id="1118" w:author="易成豪" w:date="2026-03-26T10:39:24Z">
        <w:r>
          <w:rPr>
            <w:rFonts w:hint="eastAsia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1</w:delText>
        </w:r>
      </w:del>
      <w:del w:id="1119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场（</w:delText>
        </w:r>
      </w:del>
      <w:del w:id="1120" w:author="易成豪" w:date="2026-03-26T10:39:24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2025上半年产业园区高质量发展大会</w:delText>
        </w:r>
      </w:del>
      <w:del w:id="1121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）、</w:delText>
        </w:r>
      </w:del>
      <w:del w:id="1122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中华园</w:delText>
        </w:r>
      </w:del>
      <w:del w:id="1123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1场（“农创芯动力企业创新发展沙龙农业微生物专场活动”）</w:delText>
        </w:r>
      </w:del>
      <w:del w:id="1124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，</w:delText>
        </w:r>
      </w:del>
      <w:ins w:id="1125" w:author="STAR" w:date="2025-09-15T16:16:10Z">
        <w:del w:id="1126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，</w:delText>
          </w:r>
        </w:del>
      </w:ins>
      <w:ins w:id="1127" w:author="STAR" w:date="2025-11-06T15:56:50Z">
        <w:del w:id="1128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发改局</w:delText>
          </w:r>
        </w:del>
      </w:ins>
      <w:ins w:id="1129" w:author="STAR" w:date="2025-10-13T16:02:08Z">
        <w:del w:id="1130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1</w:delText>
          </w:r>
        </w:del>
      </w:ins>
      <w:ins w:id="1131" w:author="STAR" w:date="2025-09-15T15:59:11Z">
        <w:del w:id="1132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场</w:delText>
          </w:r>
        </w:del>
      </w:ins>
      <w:ins w:id="1133" w:author="STAR" w:date="2025-09-15T15:59:16Z">
        <w:del w:id="1134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（</w:delText>
          </w:r>
        </w:del>
      </w:ins>
      <w:ins w:id="1135" w:author="STAR" w:date="2025-11-06T16:41:14Z">
        <w:del w:id="1136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“光谷聚能环·生态共赢”招商发布会</w:delText>
          </w:r>
        </w:del>
      </w:ins>
      <w:ins w:id="1137" w:author="STAR" w:date="2025-09-15T15:59:23Z">
        <w:del w:id="1138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）</w:delText>
          </w:r>
        </w:del>
      </w:ins>
      <w:ins w:id="1139" w:author="STAR" w:date="2025-09-15T15:59:39Z">
        <w:del w:id="1140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，</w:delText>
          </w:r>
        </w:del>
      </w:ins>
      <w:ins w:id="1141" w:author="STAR" w:date="2025-10-14T09:50:39Z">
        <w:del w:id="1142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企服局</w:delText>
          </w:r>
        </w:del>
      </w:ins>
      <w:ins w:id="1143" w:author="STAR" w:date="2025-10-14T09:50:42Z">
        <w:del w:id="1144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1场</w:delText>
          </w:r>
        </w:del>
      </w:ins>
      <w:ins w:id="1145" w:author="STAR" w:date="2025-10-14T09:50:43Z">
        <w:del w:id="1146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（</w:delText>
          </w:r>
        </w:del>
      </w:ins>
      <w:ins w:id="1147" w:author="STAR" w:date="2025-11-06T15:57:07Z">
        <w:del w:id="1148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2025光谷AI+产业创新论坛</w:delText>
          </w:r>
        </w:del>
      </w:ins>
      <w:ins w:id="1149" w:author="STAR" w:date="2025-10-14T09:50:43Z">
        <w:del w:id="1150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）</w:delText>
          </w:r>
        </w:del>
      </w:ins>
      <w:ins w:id="1151" w:author="STAR" w:date="2025-11-06T15:57:28Z">
        <w:del w:id="1152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，</w:delText>
          </w:r>
        </w:del>
      </w:ins>
      <w:ins w:id="1153" w:author="STAR" w:date="2025-11-07T08:56:32Z">
        <w:del w:id="1154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规划局</w:delText>
          </w:r>
        </w:del>
      </w:ins>
      <w:ins w:id="1155" w:author="STAR" w:date="2025-11-07T08:56:32Z">
        <w:del w:id="1156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1场（</w:delText>
          </w:r>
        </w:del>
      </w:ins>
      <w:ins w:id="1157" w:author="STAR" w:date="2025-11-07T08:56:45Z">
        <w:del w:id="1158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城市高质量发展合作交流系列恳谈会</w:delText>
          </w:r>
        </w:del>
      </w:ins>
      <w:ins w:id="1159" w:author="STAR" w:date="2025-11-07T08:56:32Z">
        <w:del w:id="1160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），</w:delText>
          </w:r>
        </w:del>
      </w:ins>
      <w:ins w:id="1161" w:author="STAR" w:date="2025-11-06T16:01:26Z">
        <w:del w:id="1162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建设局</w:delText>
          </w:r>
        </w:del>
      </w:ins>
      <w:ins w:id="1163" w:author="STAR" w:date="2025-11-06T16:01:29Z">
        <w:del w:id="1164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1</w:delText>
          </w:r>
        </w:del>
      </w:ins>
      <w:ins w:id="1165" w:author="STAR" w:date="2025-11-06T16:01:29Z">
        <w:del w:id="1166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场</w:delText>
          </w:r>
        </w:del>
      </w:ins>
      <w:ins w:id="1167" w:author="STAR" w:date="2025-11-06T16:01:29Z">
        <w:del w:id="1168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（</w:delText>
          </w:r>
        </w:del>
      </w:ins>
      <w:ins w:id="1169" w:author="STAR" w:date="2025-11-06T16:01:38Z">
        <w:del w:id="1170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AI与智能建造融合发展</w:delText>
          </w:r>
        </w:del>
      </w:ins>
      <w:ins w:id="1171" w:author="STAR" w:date="2025-11-18T10:50:22Z">
        <w:del w:id="1172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大会</w:delText>
          </w:r>
        </w:del>
      </w:ins>
      <w:ins w:id="1173" w:author="STAR" w:date="2025-11-06T16:01:29Z">
        <w:del w:id="1174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）</w:delText>
          </w:r>
        </w:del>
      </w:ins>
      <w:ins w:id="1175" w:author="STAR" w:date="2025-11-06T16:01:31Z">
        <w:del w:id="1176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，</w:delText>
          </w:r>
        </w:del>
      </w:ins>
      <w:del w:id="1177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科创局</w:delText>
        </w:r>
      </w:del>
      <w:del w:id="1178" w:author="易成豪" w:date="2026-03-26T10:39:24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1</w:delText>
        </w:r>
      </w:del>
      <w:del w:id="1179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场（光纤上车进展及产业化发展路径交流会）</w:delText>
        </w:r>
      </w:del>
      <w:ins w:id="1180" w:author="STAR" w:date="2025-10-14T09:47:12Z">
        <w:del w:id="1181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自贸局</w:delText>
          </w:r>
        </w:del>
      </w:ins>
      <w:ins w:id="1182" w:author="STAR" w:date="2025-10-14T09:47:13Z">
        <w:del w:id="1183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1</w:delText>
          </w:r>
        </w:del>
      </w:ins>
      <w:ins w:id="1184" w:author="STAR" w:date="2025-10-14T09:47:12Z">
        <w:del w:id="1185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场</w:delText>
          </w:r>
        </w:del>
      </w:ins>
      <w:ins w:id="1186" w:author="STAR" w:date="2025-10-14T09:47:15Z">
        <w:del w:id="1187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（</w:delText>
          </w:r>
        </w:del>
      </w:ins>
      <w:ins w:id="1188" w:author="STAR" w:date="2025-11-06T15:57:46Z">
        <w:del w:id="1189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中国光谷跨境电商高质量发展大会</w:delText>
          </w:r>
        </w:del>
      </w:ins>
      <w:ins w:id="1190" w:author="STAR" w:date="2025-10-14T09:47:15Z">
        <w:del w:id="1191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）</w:delText>
          </w:r>
        </w:del>
      </w:ins>
      <w:del w:id="1192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、</w:delText>
        </w:r>
      </w:del>
      <w:del w:id="1193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建设局</w:delText>
        </w:r>
      </w:del>
      <w:del w:id="1194" w:author="易成豪" w:date="2026-03-26T10:39:24Z">
        <w:r>
          <w:rPr>
            <w:rFonts w:hint="eastAsia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1</w:delText>
        </w:r>
      </w:del>
      <w:del w:id="1195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场（小米智能家电与区内物流企业专场供需对接会）</w:delText>
        </w:r>
      </w:del>
      <w:del w:id="1196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。</w:delText>
        </w:r>
      </w:del>
    </w:p>
    <w:p w14:paraId="63297A7C">
      <w:pPr>
        <w:spacing w:line="560" w:lineRule="exact"/>
        <w:ind w:firstLine="640" w:firstLineChars="200"/>
        <w:rPr>
          <w:del w:id="1197" w:author="易成豪" w:date="2026-03-26T10:39:24Z"/>
          <w:rFonts w:ascii="Times New Roman" w:hAnsi="Times New Roman" w:eastAsia="黑体" w:cs="Times New Roman"/>
          <w:color w:val="000000" w:themeColor="text1"/>
          <w:sz w:val="32"/>
          <w:szCs w:val="32"/>
          <w:highlight w:val="cyan"/>
          <w14:textFill>
            <w14:solidFill>
              <w14:schemeClr w14:val="tx1"/>
            </w14:solidFill>
          </w14:textFill>
        </w:rPr>
      </w:pPr>
      <w:del w:id="1198" w:author="易成豪" w:date="2026-03-26T10:39:24Z">
        <w:r>
          <w:rPr>
            <w:rFonts w:hint="eastAsia" w:ascii="Times New Roman" w:hAnsi="Times New Roman" w:eastAsia="黑体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五</w:delText>
        </w:r>
      </w:del>
      <w:del w:id="1199" w:author="易成豪" w:date="2026-03-26T10:39:24Z">
        <w:r>
          <w:rPr>
            <w:rFonts w:ascii="Times New Roman" w:hAnsi="Times New Roman" w:eastAsia="黑体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、全区招商洽谈开展情况</w:delText>
        </w:r>
      </w:del>
    </w:p>
    <w:p w14:paraId="5C8EC4AA">
      <w:pPr>
        <w:spacing w:line="560" w:lineRule="exact"/>
        <w:ind w:firstLine="643" w:firstLineChars="200"/>
        <w:rPr>
          <w:del w:id="1200" w:author="易成豪" w:date="2026-03-26T10:39:24Z"/>
          <w:rFonts w:ascii="Times New Roman" w:hAnsi="Times New Roman" w:eastAsia="楷体_GB2312" w:cs="Times New Roman"/>
          <w:b/>
          <w:bCs/>
          <w:color w:val="000000" w:themeColor="text1"/>
          <w:sz w:val="32"/>
          <w:szCs w:val="32"/>
          <w:highlight w:val="cyan"/>
          <w14:textFill>
            <w14:solidFill>
              <w14:schemeClr w14:val="tx1"/>
            </w14:solidFill>
          </w14:textFill>
        </w:rPr>
      </w:pPr>
      <w:del w:id="1201" w:author="易成豪" w:date="2026-03-26T10:39:24Z">
        <w:r>
          <w:rPr>
            <w:rFonts w:ascii="Times New Roman" w:hAnsi="Times New Roman" w:eastAsia="楷体_GB2312" w:cs="Times New Roman"/>
            <w:b/>
            <w:bCs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（一）全区见商情况</w:delText>
        </w:r>
      </w:del>
    </w:p>
    <w:p w14:paraId="295D3E27">
      <w:pPr>
        <w:spacing w:line="560" w:lineRule="exact"/>
        <w:ind w:firstLine="640" w:firstLineChars="200"/>
        <w:rPr>
          <w:ins w:id="1202" w:author="STAR" w:date="2025-09-05T10:58:18Z"/>
          <w:del w:id="1203" w:author="易成豪" w:date="2026-03-26T10:39:24Z"/>
          <w:rFonts w:hint="default" w:ascii="Times New Roman" w:hAnsi="Times New Roman" w:eastAsia="仿宋_GB2312" w:cs="Times New Roman"/>
          <w:sz w:val="32"/>
          <w:szCs w:val="32"/>
          <w:highlight w:val="cyan"/>
          <w:lang w:val="en-US" w:eastAsia="zh-CN"/>
        </w:rPr>
      </w:pPr>
      <w:ins w:id="1204" w:author="胤长安" w:date="2026-01-06T09:09:04Z">
        <w:del w:id="1205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  <w:rPrChange w:id="1206" w:author="胤长安" w:date="2026-01-17T12:18:01Z">
                <w:rPr>
                  <w:rFonts w:hint="eastAsia" w:ascii="Times New Roman" w:hAnsi="Times New Roman" w:eastAsia="仿宋_GB2312" w:cs="Times New Roman"/>
                  <w:sz w:val="32"/>
                  <w:szCs w:val="32"/>
                  <w:highlight w:val="yellow"/>
                  <w:lang w:val="en-US" w:eastAsia="zh-CN"/>
                </w:rPr>
              </w:rPrChange>
            </w:rPr>
            <w:delText>202</w:delText>
          </w:r>
        </w:del>
      </w:ins>
      <w:ins w:id="1207" w:author="胤长安" w:date="2026-01-06T09:09:04Z">
        <w:del w:id="1208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  <w:rPrChange w:id="1209" w:author="胤长安" w:date="2026-01-17T12:18:01Z">
                <w:rPr>
                  <w:rFonts w:hint="eastAsia" w:ascii="Times New Roman" w:hAnsi="Times New Roman" w:eastAsia="仿宋_GB2312" w:cs="Times New Roman"/>
                  <w:sz w:val="32"/>
                  <w:szCs w:val="32"/>
                  <w:highlight w:val="yellow"/>
                  <w:lang w:val="en-US" w:eastAsia="zh-CN"/>
                </w:rPr>
              </w:rPrChange>
            </w:rPr>
            <w:delText>5</w:delText>
          </w:r>
        </w:del>
      </w:ins>
      <w:ins w:id="1210" w:author="胤长安" w:date="2026-01-06T09:09:04Z">
        <w:del w:id="1211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  <w:rPrChange w:id="1212" w:author="胤长安" w:date="2026-01-17T12:18:01Z">
                <w:rPr>
                  <w:rFonts w:hint="eastAsia" w:ascii="Times New Roman" w:hAnsi="Times New Roman" w:eastAsia="仿宋_GB2312" w:cs="Times New Roman"/>
                  <w:sz w:val="32"/>
                  <w:szCs w:val="32"/>
                  <w:highlight w:val="yellow"/>
                  <w:lang w:val="en-US" w:eastAsia="zh-CN"/>
                </w:rPr>
              </w:rPrChange>
            </w:rPr>
            <w:delText>年</w:delText>
          </w:r>
        </w:del>
      </w:ins>
      <w:ins w:id="1213" w:author="STAR" w:date="2025-09-05T10:58:19Z">
        <w:del w:id="1214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1-</w:delText>
          </w:r>
        </w:del>
      </w:ins>
      <w:ins w:id="1215" w:author="STAR" w:date="2025-11-05T17:11:08Z">
        <w:del w:id="1216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1</w:delText>
          </w:r>
        </w:del>
      </w:ins>
      <w:ins w:id="1217" w:author="STAR" w:date="2025-11-05T17:11:08Z">
        <w:del w:id="1218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0</w:delText>
          </w:r>
        </w:del>
      </w:ins>
      <w:ins w:id="1219" w:author="刘千畅" w:date="2025-12-15T09:14:49Z">
        <w:del w:id="1220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1</w:delText>
          </w:r>
        </w:del>
      </w:ins>
      <w:ins w:id="1221" w:author="STAR" w:date="2025-09-05T10:58:19Z">
        <w:del w:id="1222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月全区见商情况共计</w:delText>
          </w:r>
        </w:del>
      </w:ins>
      <w:ins w:id="1223" w:author="STAR" w:date="2025-11-05T17:10:50Z">
        <w:del w:id="1224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22</w:delText>
          </w:r>
        </w:del>
      </w:ins>
      <w:ins w:id="1225" w:author="STAR" w:date="2025-11-05T17:10:51Z">
        <w:del w:id="1226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05</w:delText>
          </w:r>
        </w:del>
      </w:ins>
      <w:ins w:id="1227" w:author="刘千畅" w:date="2025-12-15T09:14:55Z">
        <w:del w:id="1228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2</w:delText>
          </w:r>
        </w:del>
      </w:ins>
      <w:ins w:id="1229" w:author="刘千畅" w:date="2025-12-15T09:14:56Z">
        <w:del w:id="1230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420</w:delText>
          </w:r>
        </w:del>
      </w:ins>
      <w:ins w:id="1231" w:author="胤长安" w:date="2026-01-15T17:54:21Z">
        <w:del w:id="1232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26</w:delText>
          </w:r>
        </w:del>
      </w:ins>
      <w:ins w:id="1233" w:author="胤长安" w:date="2026-01-15T17:54:22Z">
        <w:del w:id="1234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03</w:delText>
          </w:r>
        </w:del>
      </w:ins>
      <w:ins w:id="1235" w:author="STAR" w:date="2025-09-05T10:58:19Z">
        <w:del w:id="1236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次，其中投促局共计</w:delText>
          </w:r>
        </w:del>
      </w:ins>
      <w:ins w:id="1237" w:author="STAR" w:date="2025-11-05T17:12:51Z">
        <w:del w:id="1238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580</w:delText>
          </w:r>
        </w:del>
      </w:ins>
      <w:ins w:id="1239" w:author="刘千畅" w:date="2025-12-15T09:15:06Z">
        <w:del w:id="1240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626</w:delText>
          </w:r>
        </w:del>
      </w:ins>
      <w:ins w:id="1241" w:author="胤长安" w:date="2026-01-15T17:54:28Z">
        <w:del w:id="1242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641</w:delText>
          </w:r>
        </w:del>
      </w:ins>
      <w:ins w:id="1243" w:author="STAR" w:date="2025-09-05T10:58:19Z">
        <w:del w:id="1244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次，园区共计</w:delText>
          </w:r>
        </w:del>
      </w:ins>
      <w:ins w:id="1245" w:author="胤长安" w:date="2026-01-15T17:54:40Z">
        <w:del w:id="1246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1962</w:delText>
          </w:r>
        </w:del>
      </w:ins>
      <w:ins w:id="1247" w:author="STAR" w:date="2025-11-05T17:13:00Z">
        <w:del w:id="1248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1</w:delText>
          </w:r>
        </w:del>
      </w:ins>
      <w:ins w:id="1249" w:author="STAR" w:date="2025-11-05T17:13:01Z">
        <w:del w:id="1250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625</w:delText>
          </w:r>
        </w:del>
      </w:ins>
      <w:ins w:id="1251" w:author="刘千畅" w:date="2025-12-15T09:15:14Z">
        <w:del w:id="1252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1</w:delText>
          </w:r>
        </w:del>
      </w:ins>
      <w:ins w:id="1253" w:author="刘千畅" w:date="2025-12-15T09:15:15Z">
        <w:del w:id="1254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794</w:delText>
          </w:r>
        </w:del>
      </w:ins>
      <w:ins w:id="1255" w:author="STAR" w:date="2025-09-05T10:58:19Z">
        <w:del w:id="1256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次。</w:delText>
          </w:r>
        </w:del>
      </w:ins>
    </w:p>
    <w:p w14:paraId="30AEF7E8">
      <w:pPr>
        <w:spacing w:line="560" w:lineRule="exact"/>
        <w:ind w:firstLine="640" w:firstLineChars="200"/>
        <w:rPr>
          <w:ins w:id="1257" w:author="STAR" w:date="2025-08-25T17:13:24Z"/>
          <w:del w:id="1258" w:author="易成豪" w:date="2026-03-26T10:39:24Z"/>
          <w:rFonts w:hint="eastAsia" w:ascii="Times New Roman" w:hAnsi="Times New Roman" w:eastAsia="仿宋_GB2312" w:cs="Times New Roman"/>
          <w:sz w:val="32"/>
          <w:szCs w:val="32"/>
          <w:highlight w:val="cyan"/>
        </w:rPr>
      </w:pPr>
      <w:del w:id="1259" w:author="易成豪" w:date="2026-03-26T10:39:24Z">
        <w:r>
          <w:rPr>
            <w:rFonts w:hint="default" w:ascii="Times New Roman" w:hAnsi="Times New Roman" w:eastAsia="仿宋_GB2312" w:cs="Times New Roman"/>
            <w:sz w:val="32"/>
            <w:szCs w:val="32"/>
            <w:highlight w:val="cyan"/>
            <w:lang w:val="en-US" w:eastAsia="zh-CN"/>
          </w:rPr>
          <w:delText>7</w:delText>
        </w:r>
      </w:del>
      <w:ins w:id="1260" w:author="STAR" w:date="2025-11-05T17:11:10Z">
        <w:del w:id="1261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10</w:delText>
          </w:r>
        </w:del>
      </w:ins>
      <w:ins w:id="1262" w:author="刘千畅" w:date="2025-12-15T09:15:17Z">
        <w:del w:id="1263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1</w:delText>
          </w:r>
        </w:del>
      </w:ins>
      <w:ins w:id="1264" w:author="胤长安" w:date="2026-01-06T09:09:07Z">
        <w:del w:id="1265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12</w:delText>
          </w:r>
        </w:del>
      </w:ins>
      <w:del w:id="1266" w:author="易成豪" w:date="2026-03-26T10:39:24Z">
        <w:r>
          <w:rPr>
            <w:rFonts w:hint="eastAsia" w:ascii="Times New Roman" w:hAnsi="Times New Roman" w:eastAsia="仿宋_GB2312" w:cs="Times New Roman"/>
            <w:sz w:val="32"/>
            <w:szCs w:val="32"/>
            <w:highlight w:val="cyan"/>
            <w:lang w:val="en-US" w:eastAsia="zh-CN"/>
          </w:rPr>
          <w:delText>月</w:delText>
        </w:r>
      </w:del>
      <w:del w:id="1267" w:author="易成豪" w:date="2026-03-26T10:39:24Z">
        <w:r>
          <w:rPr>
            <w:rFonts w:hint="eastAsia" w:ascii="Times New Roman" w:hAnsi="Times New Roman" w:eastAsia="仿宋_GB2312" w:cs="Times New Roman"/>
            <w:sz w:val="32"/>
            <w:szCs w:val="32"/>
            <w:highlight w:val="cyan"/>
          </w:rPr>
          <w:delText>，</w:delText>
        </w:r>
      </w:del>
      <w:del w:id="1268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sz w:val="32"/>
            <w:szCs w:val="32"/>
            <w:highlight w:val="cyan"/>
          </w:rPr>
          <w:delText>分管委领导或招商单位班子成员</w:delText>
        </w:r>
      </w:del>
      <w:del w:id="1269" w:author="易成豪" w:date="2026-03-26T10:39:24Z">
        <w:r>
          <w:rPr>
            <w:rFonts w:hint="default" w:ascii="Times New Roman" w:hAnsi="Times New Roman" w:eastAsia="仿宋_GB2312" w:cs="Times New Roman"/>
            <w:b/>
            <w:bCs/>
            <w:sz w:val="32"/>
            <w:szCs w:val="32"/>
            <w:highlight w:val="cyan"/>
            <w:lang w:val="en-US" w:eastAsia="zh-CN"/>
            <w:rPrChange w:id="1270" w:author="胤长安" w:date="2026-01-17T12:18:01Z">
              <w:rPr>
                <w:rFonts w:hint="eastAsia" w:ascii="Times New Roman" w:hAnsi="Times New Roman" w:eastAsia="仿宋_GB2312" w:cs="Times New Roman"/>
                <w:b/>
                <w:bCs/>
                <w:sz w:val="32"/>
                <w:szCs w:val="32"/>
                <w:highlight w:val="none"/>
                <w:lang w:val="en-US" w:eastAsia="zh-CN"/>
              </w:rPr>
            </w:rPrChange>
          </w:rPr>
          <w:delText>累积</w:delText>
        </w:r>
      </w:del>
      <w:ins w:id="1271" w:author="STAR" w:date="2025-09-17T17:10:47Z">
        <w:del w:id="1272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sz w:val="32"/>
              <w:szCs w:val="32"/>
              <w:highlight w:val="cyan"/>
              <w:lang w:val="en-US" w:eastAsia="zh-CN"/>
              <w:rPrChange w:id="1273" w:author="胤长安" w:date="2026-01-17T12:18:01Z">
                <w:rPr>
                  <w:rFonts w:hint="eastAsia" w:ascii="Times New Roman" w:hAnsi="Times New Roman" w:eastAsia="仿宋_GB2312" w:cs="Times New Roman"/>
                  <w:b/>
                  <w:bCs/>
                  <w:sz w:val="32"/>
                  <w:szCs w:val="32"/>
                  <w:highlight w:val="yellow"/>
                  <w:lang w:val="en-US" w:eastAsia="zh-CN"/>
                </w:rPr>
              </w:rPrChange>
            </w:rPr>
            <w:delText>累计</w:delText>
          </w:r>
        </w:del>
      </w:ins>
      <w:del w:id="1274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sz w:val="32"/>
            <w:szCs w:val="32"/>
            <w:highlight w:val="cyan"/>
          </w:rPr>
          <w:delText>会见客商</w:delText>
        </w:r>
      </w:del>
      <w:del w:id="1275" w:author="易成豪" w:date="2026-03-26T10:39:24Z">
        <w:r>
          <w:rPr>
            <w:rFonts w:hint="eastAsia" w:ascii="Times New Roman" w:hAnsi="Times New Roman" w:eastAsia="仿宋_GB2312" w:cs="Times New Roman"/>
            <w:sz w:val="32"/>
            <w:szCs w:val="32"/>
            <w:highlight w:val="cyan"/>
          </w:rPr>
          <w:delText>共计</w:delText>
        </w:r>
      </w:del>
      <w:del w:id="1276" w:author="易成豪" w:date="2026-03-26T10:39:24Z">
        <w:r>
          <w:rPr>
            <w:rFonts w:hint="default" w:ascii="Times New Roman" w:hAnsi="Times New Roman" w:eastAsia="仿宋_GB2312" w:cs="Times New Roman"/>
            <w:sz w:val="32"/>
            <w:szCs w:val="32"/>
            <w:highlight w:val="cyan"/>
            <w:lang w:val="en-US" w:eastAsia="zh-CN"/>
          </w:rPr>
          <w:delText>237</w:delText>
        </w:r>
      </w:del>
      <w:ins w:id="1277" w:author="STAR" w:date="2025-11-05T17:11:22Z">
        <w:del w:id="1278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1</w:delText>
          </w:r>
        </w:del>
      </w:ins>
      <w:ins w:id="1279" w:author="STAR" w:date="2025-11-05T17:11:23Z">
        <w:del w:id="1280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67</w:delText>
          </w:r>
        </w:del>
      </w:ins>
      <w:ins w:id="1281" w:author="刘千畅" w:date="2025-12-15T09:16:43Z">
        <w:del w:id="1282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215</w:delText>
          </w:r>
        </w:del>
      </w:ins>
      <w:ins w:id="1283" w:author="胤长安" w:date="2026-01-15T17:57:01Z">
        <w:del w:id="1284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183</w:delText>
          </w:r>
        </w:del>
      </w:ins>
      <w:del w:id="1285" w:author="易成豪" w:date="2026-03-26T10:39:24Z">
        <w:r>
          <w:rPr>
            <w:rFonts w:hint="eastAsia" w:ascii="Times New Roman" w:hAnsi="Times New Roman" w:eastAsia="仿宋_GB2312" w:cs="Times New Roman"/>
            <w:sz w:val="32"/>
            <w:szCs w:val="32"/>
            <w:highlight w:val="cyan"/>
          </w:rPr>
          <w:delText>次，其中：</w:delText>
        </w:r>
      </w:del>
      <w:del w:id="1286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sz w:val="32"/>
            <w:szCs w:val="32"/>
            <w:highlight w:val="cyan"/>
          </w:rPr>
          <w:delText>投促局</w:delText>
        </w:r>
      </w:del>
      <w:del w:id="1287" w:author="易成豪" w:date="2026-03-26T10:39:24Z">
        <w:r>
          <w:rPr>
            <w:rFonts w:hint="default" w:ascii="Times New Roman" w:hAnsi="Times New Roman" w:eastAsia="仿宋_GB2312" w:cs="Times New Roman"/>
            <w:b w:val="0"/>
            <w:bCs w:val="0"/>
            <w:sz w:val="32"/>
            <w:szCs w:val="32"/>
            <w:highlight w:val="cyan"/>
            <w:lang w:val="en-US" w:eastAsia="zh-CN"/>
          </w:rPr>
          <w:delText>68</w:delText>
        </w:r>
      </w:del>
      <w:ins w:id="1288" w:author="STAR" w:date="2025-11-05T17:12:31Z">
        <w:del w:id="1289" w:author="易成豪" w:date="2026-03-26T10:39:24Z">
          <w:r>
            <w:rPr>
              <w:rFonts w:hint="default" w:ascii="Times New Roman" w:hAnsi="Times New Roman" w:eastAsia="仿宋_GB2312" w:cs="Times New Roman"/>
              <w:b w:val="0"/>
              <w:bCs w:val="0"/>
              <w:sz w:val="32"/>
              <w:szCs w:val="32"/>
              <w:highlight w:val="cyan"/>
              <w:lang w:val="en-US" w:eastAsia="zh-CN"/>
            </w:rPr>
            <w:delText>24</w:delText>
          </w:r>
        </w:del>
      </w:ins>
      <w:ins w:id="1290" w:author="刘千畅" w:date="2025-12-15T09:16:47Z">
        <w:del w:id="1291" w:author="易成豪" w:date="2026-03-26T10:39:24Z">
          <w:r>
            <w:rPr>
              <w:rFonts w:hint="default" w:ascii="Times New Roman" w:hAnsi="Times New Roman" w:eastAsia="仿宋_GB2312" w:cs="Times New Roman"/>
              <w:b w:val="0"/>
              <w:bCs w:val="0"/>
              <w:sz w:val="32"/>
              <w:szCs w:val="32"/>
              <w:highlight w:val="cyan"/>
              <w:lang w:val="en-US" w:eastAsia="zh-CN"/>
            </w:rPr>
            <w:delText>16</w:delText>
          </w:r>
        </w:del>
      </w:ins>
      <w:ins w:id="1292" w:author="胤长安" w:date="2026-01-15T17:56:47Z">
        <w:del w:id="1293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sz w:val="32"/>
              <w:szCs w:val="32"/>
              <w:highlight w:val="cyan"/>
              <w:lang w:val="en-US" w:eastAsia="zh-CN"/>
            </w:rPr>
            <w:delText>15</w:delText>
          </w:r>
        </w:del>
      </w:ins>
      <w:del w:id="1294" w:author="易成豪" w:date="2026-03-26T10:39:24Z">
        <w:r>
          <w:rPr>
            <w:rFonts w:hint="eastAsia" w:ascii="Times New Roman" w:hAnsi="Times New Roman" w:eastAsia="仿宋_GB2312" w:cs="Times New Roman"/>
            <w:sz w:val="32"/>
            <w:szCs w:val="32"/>
            <w:highlight w:val="cyan"/>
          </w:rPr>
          <w:delText>次，各园区共</w:delText>
        </w:r>
      </w:del>
      <w:del w:id="1295" w:author="易成豪" w:date="2026-03-26T10:39:24Z">
        <w:r>
          <w:rPr>
            <w:rFonts w:hint="default" w:ascii="Times New Roman" w:hAnsi="Times New Roman" w:eastAsia="仿宋_GB2312" w:cs="Times New Roman"/>
            <w:sz w:val="32"/>
            <w:szCs w:val="32"/>
            <w:highlight w:val="cyan"/>
            <w:lang w:val="en-US" w:eastAsia="zh-CN"/>
          </w:rPr>
          <w:delText>169</w:delText>
        </w:r>
      </w:del>
      <w:ins w:id="1296" w:author="STAR" w:date="2025-11-05T17:13:10Z">
        <w:del w:id="1297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1</w:delText>
          </w:r>
        </w:del>
      </w:ins>
      <w:ins w:id="1298" w:author="STAR" w:date="2025-11-05T17:13:11Z">
        <w:del w:id="1299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43</w:delText>
          </w:r>
        </w:del>
      </w:ins>
      <w:ins w:id="1300" w:author="刘千畅" w:date="2025-12-15T09:16:52Z">
        <w:del w:id="1301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1</w:delText>
          </w:r>
        </w:del>
      </w:ins>
      <w:ins w:id="1302" w:author="刘千畅" w:date="2025-12-15T09:16:53Z">
        <w:del w:id="1303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6</w:delText>
          </w:r>
        </w:del>
      </w:ins>
      <w:ins w:id="1304" w:author="刘千畅" w:date="2025-12-15T09:16:53Z">
        <w:del w:id="1305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9</w:delText>
          </w:r>
        </w:del>
      </w:ins>
      <w:ins w:id="1306" w:author="胤长安" w:date="2026-01-15T17:57:06Z">
        <w:del w:id="1307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8</w:delText>
          </w:r>
        </w:del>
      </w:ins>
      <w:del w:id="1308" w:author="易成豪" w:date="2026-03-26T10:39:24Z">
        <w:r>
          <w:rPr>
            <w:rFonts w:hint="eastAsia" w:ascii="Times New Roman" w:hAnsi="Times New Roman" w:eastAsia="仿宋_GB2312" w:cs="Times New Roman"/>
            <w:sz w:val="32"/>
            <w:szCs w:val="32"/>
            <w:highlight w:val="cyan"/>
          </w:rPr>
          <w:delText>次（排名前两位的园区：</w:delText>
        </w:r>
      </w:del>
      <w:del w:id="1309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sz w:val="32"/>
            <w:szCs w:val="32"/>
            <w:highlight w:val="cyan"/>
            <w:lang w:val="en-US" w:eastAsia="zh-CN"/>
          </w:rPr>
          <w:delText>光电园</w:delText>
        </w:r>
      </w:del>
      <w:ins w:id="1310" w:author="STAR" w:date="2025-11-05T17:17:24Z">
        <w:del w:id="1311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sz w:val="32"/>
              <w:szCs w:val="32"/>
              <w:highlight w:val="cyan"/>
              <w:lang w:val="en-US" w:eastAsia="zh-CN"/>
            </w:rPr>
            <w:delText>生物城</w:delText>
          </w:r>
        </w:del>
      </w:ins>
      <w:del w:id="1312" w:author="易成豪" w:date="2026-03-26T10:39:24Z">
        <w:r>
          <w:rPr>
            <w:rFonts w:hint="default" w:ascii="Times New Roman" w:hAnsi="Times New Roman" w:eastAsia="仿宋_GB2312" w:cs="Times New Roman"/>
            <w:b w:val="0"/>
            <w:bCs w:val="0"/>
            <w:sz w:val="32"/>
            <w:szCs w:val="32"/>
            <w:highlight w:val="cyan"/>
            <w:lang w:val="en-US" w:eastAsia="zh-CN"/>
            <w:rPrChange w:id="1313" w:author="胤长安" w:date="2026-01-17T12:18:01Z">
              <w:rPr>
                <w:rFonts w:hint="default" w:ascii="Times New Roman" w:hAnsi="Times New Roman" w:eastAsia="仿宋_GB2312" w:cs="Times New Roman"/>
                <w:sz w:val="32"/>
                <w:szCs w:val="32"/>
                <w:highlight w:val="none"/>
                <w:lang w:val="en-US" w:eastAsia="zh-CN"/>
              </w:rPr>
            </w:rPrChange>
          </w:rPr>
          <w:delText>3</w:delText>
        </w:r>
      </w:del>
      <w:ins w:id="1314" w:author="STAR" w:date="2025-11-05T17:17:28Z">
        <w:del w:id="1315" w:author="易成豪" w:date="2026-03-26T10:39:24Z">
          <w:r>
            <w:rPr>
              <w:rFonts w:hint="default" w:ascii="Times New Roman" w:hAnsi="Times New Roman" w:eastAsia="仿宋_GB2312" w:cs="Times New Roman"/>
              <w:b w:val="0"/>
              <w:bCs w:val="0"/>
              <w:sz w:val="32"/>
              <w:szCs w:val="32"/>
              <w:highlight w:val="cyan"/>
              <w:lang w:val="en-US" w:eastAsia="zh-CN"/>
              <w:rPrChange w:id="1316" w:author="胤长安" w:date="2026-01-17T12:18:01Z">
                <w:rPr>
                  <w:rFonts w:hint="eastAsia" w:ascii="Times New Roman" w:hAnsi="Times New Roman" w:eastAsia="仿宋_GB2312" w:cs="Times New Roman"/>
                  <w:sz w:val="32"/>
                  <w:szCs w:val="32"/>
                  <w:highlight w:val="none"/>
                  <w:lang w:val="en-US" w:eastAsia="zh-CN"/>
                </w:rPr>
              </w:rPrChange>
            </w:rPr>
            <w:delText>57</w:delText>
          </w:r>
        </w:del>
      </w:ins>
      <w:ins w:id="1317" w:author="刘千畅" w:date="2025-12-15T09:17:02Z">
        <w:del w:id="1318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sz w:val="32"/>
              <w:szCs w:val="32"/>
              <w:highlight w:val="cyan"/>
              <w:lang w:val="en-US" w:eastAsia="zh-CN"/>
            </w:rPr>
            <w:delText>4</w:delText>
          </w:r>
        </w:del>
      </w:ins>
      <w:ins w:id="1319" w:author="刘千畅" w:date="2025-12-15T09:17:02Z">
        <w:del w:id="1320" w:author="易成豪" w:date="2026-03-26T10:39:24Z">
          <w:r>
            <w:rPr>
              <w:rFonts w:hint="default" w:ascii="Times New Roman" w:hAnsi="Times New Roman" w:eastAsia="仿宋_GB2312" w:cs="Times New Roman"/>
              <w:b w:val="0"/>
              <w:bCs w:val="0"/>
              <w:sz w:val="32"/>
              <w:szCs w:val="32"/>
              <w:highlight w:val="cyan"/>
              <w:lang w:val="en-US" w:eastAsia="zh-CN"/>
            </w:rPr>
            <w:delText>3</w:delText>
          </w:r>
        </w:del>
      </w:ins>
      <w:ins w:id="1321" w:author="胤长安" w:date="2026-01-15T17:57:14Z">
        <w:del w:id="1322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sz w:val="32"/>
              <w:szCs w:val="32"/>
              <w:highlight w:val="cyan"/>
              <w:lang w:val="en-US" w:eastAsia="zh-CN"/>
            </w:rPr>
            <w:delText>8</w:delText>
          </w:r>
        </w:del>
      </w:ins>
      <w:del w:id="1323" w:author="易成豪" w:date="2026-03-26T10:39:24Z">
        <w:r>
          <w:rPr>
            <w:rFonts w:hint="eastAsia" w:ascii="Times New Roman" w:hAnsi="Times New Roman" w:eastAsia="仿宋_GB2312" w:cs="Times New Roman"/>
            <w:sz w:val="32"/>
            <w:szCs w:val="32"/>
            <w:highlight w:val="cyan"/>
            <w:lang w:val="en-US" w:eastAsia="zh-CN"/>
          </w:rPr>
          <w:delText>7</w:delText>
        </w:r>
      </w:del>
      <w:del w:id="1324" w:author="易成豪" w:date="2026-03-26T10:39:24Z">
        <w:r>
          <w:rPr>
            <w:rFonts w:hint="eastAsia" w:ascii="Times New Roman" w:hAnsi="Times New Roman" w:eastAsia="仿宋_GB2312" w:cs="Times New Roman"/>
            <w:sz w:val="32"/>
            <w:szCs w:val="32"/>
            <w:highlight w:val="cyan"/>
          </w:rPr>
          <w:delText>次</w:delText>
        </w:r>
      </w:del>
      <w:del w:id="1325" w:author="易成豪" w:date="2026-03-26T10:39:24Z">
        <w:r>
          <w:rPr>
            <w:rFonts w:hint="eastAsia" w:ascii="Times New Roman" w:hAnsi="Times New Roman" w:eastAsia="仿宋_GB2312" w:cs="Times New Roman"/>
            <w:sz w:val="32"/>
            <w:szCs w:val="32"/>
            <w:highlight w:val="cyan"/>
            <w:lang w:eastAsia="zh-CN"/>
          </w:rPr>
          <w:delText>、</w:delText>
        </w:r>
      </w:del>
      <w:del w:id="1326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sz w:val="32"/>
            <w:szCs w:val="32"/>
            <w:highlight w:val="cyan"/>
            <w:lang w:val="en-US" w:eastAsia="zh-CN"/>
          </w:rPr>
          <w:delText>未来城</w:delText>
        </w:r>
      </w:del>
      <w:ins w:id="1327" w:author="STAR" w:date="2025-10-11T09:03:27Z">
        <w:del w:id="1328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sz w:val="32"/>
              <w:szCs w:val="32"/>
              <w:highlight w:val="cyan"/>
              <w:lang w:val="en-US" w:eastAsia="zh-CN"/>
            </w:rPr>
            <w:delText>光电园</w:delText>
          </w:r>
        </w:del>
      </w:ins>
      <w:del w:id="1329" w:author="易成豪" w:date="2026-03-26T10:39:24Z">
        <w:r>
          <w:rPr>
            <w:rFonts w:hint="default" w:ascii="Times New Roman" w:hAnsi="Times New Roman" w:eastAsia="仿宋_GB2312" w:cs="Times New Roman"/>
            <w:b w:val="0"/>
            <w:bCs w:val="0"/>
            <w:sz w:val="32"/>
            <w:szCs w:val="32"/>
            <w:highlight w:val="cyan"/>
            <w:lang w:val="en-US" w:eastAsia="zh-CN"/>
          </w:rPr>
          <w:delText>2</w:delText>
        </w:r>
      </w:del>
      <w:ins w:id="1330" w:author="STAR" w:date="2025-11-05T17:17:51Z">
        <w:del w:id="1331" w:author="易成豪" w:date="2026-03-26T10:39:24Z">
          <w:r>
            <w:rPr>
              <w:rFonts w:hint="default" w:ascii="Times New Roman" w:hAnsi="Times New Roman" w:eastAsia="仿宋_GB2312" w:cs="Times New Roman"/>
              <w:b w:val="0"/>
              <w:bCs w:val="0"/>
              <w:sz w:val="32"/>
              <w:szCs w:val="32"/>
              <w:highlight w:val="cyan"/>
              <w:lang w:val="en-US" w:eastAsia="zh-CN"/>
            </w:rPr>
            <w:delText>26</w:delText>
          </w:r>
        </w:del>
      </w:ins>
      <w:ins w:id="1332" w:author="刘千畅" w:date="2025-12-15T09:17:21Z">
        <w:del w:id="1333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sz w:val="32"/>
              <w:szCs w:val="32"/>
              <w:highlight w:val="cyan"/>
              <w:lang w:val="en-US" w:eastAsia="zh-CN"/>
            </w:rPr>
            <w:delText>3</w:delText>
          </w:r>
        </w:del>
      </w:ins>
      <w:ins w:id="1334" w:author="刘千畅" w:date="2025-12-15T09:17:21Z">
        <w:del w:id="1335" w:author="易成豪" w:date="2026-03-26T10:39:24Z">
          <w:r>
            <w:rPr>
              <w:rFonts w:hint="default" w:ascii="Times New Roman" w:hAnsi="Times New Roman" w:eastAsia="仿宋_GB2312" w:cs="Times New Roman"/>
              <w:b w:val="0"/>
              <w:bCs w:val="0"/>
              <w:sz w:val="32"/>
              <w:szCs w:val="32"/>
              <w:highlight w:val="cyan"/>
              <w:lang w:val="en-US" w:eastAsia="zh-CN"/>
            </w:rPr>
            <w:delText>3</w:delText>
          </w:r>
        </w:del>
      </w:ins>
      <w:ins w:id="1336" w:author="胤长安" w:date="2026-01-15T17:57:19Z">
        <w:del w:id="1337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sz w:val="32"/>
              <w:szCs w:val="32"/>
              <w:highlight w:val="cyan"/>
              <w:lang w:val="en-US" w:eastAsia="zh-CN"/>
            </w:rPr>
            <w:delText>8</w:delText>
          </w:r>
        </w:del>
      </w:ins>
      <w:del w:id="1338" w:author="易成豪" w:date="2026-03-26T10:39:24Z">
        <w:r>
          <w:rPr>
            <w:rFonts w:hint="eastAsia" w:ascii="Times New Roman" w:hAnsi="Times New Roman" w:eastAsia="仿宋_GB2312" w:cs="Times New Roman"/>
            <w:b w:val="0"/>
            <w:bCs w:val="0"/>
            <w:sz w:val="32"/>
            <w:szCs w:val="32"/>
            <w:highlight w:val="cyan"/>
            <w:lang w:val="en-US" w:eastAsia="zh-CN"/>
          </w:rPr>
          <w:delText>5</w:delText>
        </w:r>
      </w:del>
      <w:del w:id="1339" w:author="易成豪" w:date="2026-03-26T10:39:24Z">
        <w:r>
          <w:rPr>
            <w:rFonts w:hint="eastAsia" w:ascii="Times New Roman" w:hAnsi="Times New Roman" w:eastAsia="仿宋_GB2312" w:cs="Times New Roman"/>
            <w:b w:val="0"/>
            <w:bCs w:val="0"/>
            <w:sz w:val="32"/>
            <w:szCs w:val="32"/>
            <w:highlight w:val="cyan"/>
          </w:rPr>
          <w:delText>次</w:delText>
        </w:r>
      </w:del>
      <w:del w:id="1340" w:author="易成豪" w:date="2026-03-26T10:39:24Z">
        <w:r>
          <w:rPr>
            <w:rFonts w:hint="eastAsia" w:ascii="Times New Roman" w:hAnsi="Times New Roman" w:eastAsia="仿宋_GB2312" w:cs="Times New Roman"/>
            <w:sz w:val="32"/>
            <w:szCs w:val="32"/>
            <w:highlight w:val="cyan"/>
          </w:rPr>
          <w:delText>）。</w:delText>
        </w:r>
      </w:del>
    </w:p>
    <w:p w14:paraId="6CC44BD3">
      <w:pPr>
        <w:spacing w:line="560" w:lineRule="exact"/>
        <w:ind w:firstLine="640" w:firstLineChars="200"/>
        <w:rPr>
          <w:del w:id="1341" w:author="易成豪" w:date="2026-03-26T10:39:24Z"/>
          <w:rFonts w:hint="default" w:ascii="Times New Roman" w:hAnsi="Times New Roman" w:eastAsia="仿宋_GB2312" w:cs="Times New Roman"/>
          <w:sz w:val="32"/>
          <w:szCs w:val="32"/>
          <w:highlight w:val="cyan"/>
          <w:lang w:val="en-US" w:eastAsia="zh-CN"/>
        </w:rPr>
      </w:pPr>
    </w:p>
    <w:p w14:paraId="63985AB8">
      <w:pPr>
        <w:spacing w:line="560" w:lineRule="exact"/>
        <w:ind w:firstLine="643" w:firstLineChars="200"/>
        <w:rPr>
          <w:del w:id="1342" w:author="易成豪" w:date="2026-03-26T10:39:24Z"/>
          <w:rFonts w:ascii="Times New Roman" w:hAnsi="Times New Roman" w:eastAsia="楷体_GB2312" w:cs="Times New Roman"/>
          <w:b/>
          <w:bCs/>
          <w:color w:val="000000" w:themeColor="text1"/>
          <w:sz w:val="32"/>
          <w:szCs w:val="32"/>
          <w:highlight w:val="cyan"/>
          <w14:textFill>
            <w14:solidFill>
              <w14:schemeClr w14:val="tx1"/>
            </w14:solidFill>
          </w14:textFill>
        </w:rPr>
      </w:pPr>
      <w:del w:id="1343" w:author="易成豪" w:date="2026-03-26T10:39:24Z">
        <w:r>
          <w:rPr>
            <w:rFonts w:ascii="Times New Roman" w:hAnsi="Times New Roman" w:eastAsia="楷体_GB2312" w:cs="Times New Roman"/>
            <w:b/>
            <w:bCs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（二）赴外地招商情况</w:delText>
        </w:r>
      </w:del>
    </w:p>
    <w:p w14:paraId="66DD2846">
      <w:pPr>
        <w:spacing w:line="560" w:lineRule="exact"/>
        <w:ind w:firstLine="640" w:firstLineChars="200"/>
        <w:rPr>
          <w:ins w:id="1344" w:author="STAR" w:date="2025-09-18T15:06:58Z"/>
          <w:del w:id="1345" w:author="易成豪" w:date="2026-03-26T10:39:24Z"/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cyan"/>
          <w:rPrChange w:id="1346" w:author="胤长安" w:date="2026-01-17T12:18:01Z">
            <w:rPr>
              <w:ins w:id="1347" w:author="STAR" w:date="2025-09-18T15:06:58Z"/>
              <w:del w:id="1348" w:author="易成豪" w:date="2026-03-26T10:39:24Z"/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yellow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</w:pPr>
      <w:ins w:id="1349" w:author="胤长安" w:date="2026-01-06T09:09:10Z">
        <w:del w:id="1350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  <w:rPrChange w:id="1351" w:author="胤长安" w:date="2026-01-17T12:18:01Z">
                <w:rPr>
                  <w:rFonts w:hint="eastAsia" w:ascii="Times New Roman" w:hAnsi="Times New Roman" w:eastAsia="仿宋_GB2312" w:cs="Times New Roman"/>
                  <w:sz w:val="32"/>
                  <w:szCs w:val="32"/>
                  <w:highlight w:val="yellow"/>
                  <w:lang w:val="en-US" w:eastAsia="zh-CN"/>
                </w:rPr>
              </w:rPrChange>
            </w:rPr>
            <w:delText>2025年</w:delText>
          </w:r>
        </w:del>
      </w:ins>
      <w:del w:id="1352" w:author="易成豪" w:date="2026-03-26T10:39:24Z">
        <w:r>
          <w:rPr>
            <w:rFonts w:hint="eastAsia" w:ascii="Times New Roman" w:hAnsi="Times New Roman" w:eastAsia="仿宋_GB2312" w:cs="Times New Roman"/>
            <w:sz w:val="32"/>
            <w:szCs w:val="32"/>
            <w:highlight w:val="cyan"/>
            <w:lang w:val="en-US" w:eastAsia="zh-CN"/>
          </w:rPr>
          <w:delText>1-</w:delText>
        </w:r>
      </w:del>
      <w:del w:id="1353" w:author="易成豪" w:date="2026-03-26T10:39:24Z">
        <w:r>
          <w:rPr>
            <w:rFonts w:hint="default" w:ascii="Times New Roman" w:hAnsi="Times New Roman" w:eastAsia="仿宋_GB2312" w:cs="Times New Roman"/>
            <w:sz w:val="32"/>
            <w:szCs w:val="32"/>
            <w:highlight w:val="cyan"/>
            <w:lang w:val="en-US" w:eastAsia="zh-CN"/>
          </w:rPr>
          <w:delText>7</w:delText>
        </w:r>
      </w:del>
      <w:ins w:id="1354" w:author="STAR" w:date="2025-11-05T17:18:36Z">
        <w:del w:id="1355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1</w:delText>
          </w:r>
        </w:del>
      </w:ins>
      <w:ins w:id="1356" w:author="STAR" w:date="2025-11-05T17:18:37Z">
        <w:del w:id="1357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0</w:delText>
          </w:r>
        </w:del>
      </w:ins>
      <w:ins w:id="1358" w:author="刘千畅" w:date="2025-12-15T09:18:31Z">
        <w:del w:id="1359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1</w:delText>
          </w:r>
        </w:del>
      </w:ins>
      <w:del w:id="1360" w:author="易成豪" w:date="2026-03-26T10:39:24Z">
        <w:r>
          <w:rPr>
            <w:rFonts w:hint="eastAsia" w:ascii="Times New Roman" w:hAnsi="Times New Roman" w:eastAsia="仿宋_GB2312" w:cs="Times New Roman"/>
            <w:sz w:val="32"/>
            <w:szCs w:val="32"/>
            <w:highlight w:val="cyan"/>
            <w:lang w:val="en-US" w:eastAsia="zh-CN"/>
          </w:rPr>
          <w:delText>月</w:delText>
        </w:r>
      </w:del>
      <w:del w:id="1361" w:author="易成豪" w:date="2026-03-26T10:39:24Z">
        <w:r>
          <w:rPr>
            <w:rFonts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，</w:delText>
        </w:r>
      </w:del>
      <w:ins w:id="1362" w:author="STAR" w:date="2025-10-11T10:03:04Z">
        <w:del w:id="1363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分管招商和各园区的委领导及各招商单位负责人</w:delText>
          </w:r>
        </w:del>
      </w:ins>
      <w:del w:id="1364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分管招商和各园区的委领导及</w:delText>
        </w:r>
      </w:del>
      <w:ins w:id="1365" w:author="STAR" w:date="2025-09-17T17:29:25Z">
        <w:del w:id="1366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rPrChange w:id="1367" w:author="胤长安" w:date="2026-01-17T12:18:01Z">
                <w:rPr>
                  <w:rFonts w:hint="eastAsia" w:ascii="Times New Roman" w:hAnsi="Times New Roman" w:eastAsia="仿宋_GB2312" w:cs="Times New Roman"/>
                  <w:b/>
                  <w:bCs/>
                  <w:color w:val="000000" w:themeColor="text1"/>
                  <w:sz w:val="32"/>
                  <w:szCs w:val="32"/>
                  <w:highlight w:val="yellow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赴外地招商次数</w:delText>
          </w:r>
        </w:del>
      </w:ins>
      <w:del w:id="1368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各招商单位负责人</w:delText>
        </w:r>
      </w:del>
      <w:del w:id="1369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赴外地招商共</w:delText>
        </w:r>
      </w:del>
      <w:del w:id="1370" w:author="易成豪" w:date="2026-03-26T10:39:24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99</w:delText>
        </w:r>
      </w:del>
      <w:ins w:id="1371" w:author="STAR" w:date="2025-11-05T17:23:55Z">
        <w:del w:id="1372" w:author="易成豪" w:date="2026-03-26T10:39:24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1</w:delText>
          </w:r>
        </w:del>
      </w:ins>
      <w:ins w:id="1373" w:author="STAR" w:date="2025-11-05T17:23:56Z">
        <w:del w:id="1374" w:author="易成豪" w:date="2026-03-26T10:39:24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69</w:delText>
          </w:r>
        </w:del>
      </w:ins>
      <w:ins w:id="1375" w:author="刘千畅" w:date="2025-12-15T09:19:06Z">
        <w:del w:id="1376" w:author="易成豪" w:date="2026-03-26T10:39:24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180</w:delText>
          </w:r>
        </w:del>
      </w:ins>
      <w:ins w:id="1377" w:author="胤长安" w:date="2026-01-15T17:58:00Z">
        <w:del w:id="1378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192</w:delText>
          </w:r>
        </w:del>
      </w:ins>
      <w:del w:id="1379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次，其中</w:delText>
        </w:r>
      </w:del>
      <w:del w:id="1380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分管招商委领导和投促局主要负责人</w:delText>
        </w:r>
      </w:del>
      <w:del w:id="1381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出差</w:delText>
        </w:r>
      </w:del>
      <w:del w:id="1382" w:author="易成豪" w:date="2026-03-26T10:39:24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33</w:delText>
        </w:r>
      </w:del>
      <w:ins w:id="1383" w:author="STAR" w:date="2025-11-05T17:23:59Z">
        <w:del w:id="1384" w:author="易成豪" w:date="2026-03-26T10:39:24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50</w:delText>
          </w:r>
        </w:del>
      </w:ins>
      <w:ins w:id="1385" w:author="刘千畅" w:date="2025-12-15T09:19:09Z">
        <w:del w:id="1386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5</w:delText>
          </w:r>
        </w:del>
      </w:ins>
      <w:ins w:id="1387" w:author="刘千畅" w:date="2025-12-15T09:19:09Z">
        <w:del w:id="1388" w:author="易成豪" w:date="2026-03-26T10:39:24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4</w:delText>
          </w:r>
        </w:del>
      </w:ins>
      <w:ins w:id="1389" w:author="胤长安" w:date="2026-01-15T17:58:04Z">
        <w:del w:id="1390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6</w:delText>
          </w:r>
        </w:del>
      </w:ins>
      <w:del w:id="1391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次</w:delText>
        </w:r>
      </w:del>
      <w:ins w:id="1392" w:author="STAR" w:date="2025-10-11T16:29:30Z">
        <w:del w:id="1393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:rPrChange w:id="1394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yellow"/>
                  <w:lang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，</w:delText>
          </w:r>
        </w:del>
      </w:ins>
      <w:ins w:id="1395" w:author="STAR" w:date="2025-10-11T16:29:31Z">
        <w:del w:id="1396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园区共计</w:delText>
          </w:r>
        </w:del>
      </w:ins>
      <w:ins w:id="1397" w:author="STAR" w:date="2025-11-05T17:24:09Z">
        <w:del w:id="1398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1</w:delText>
          </w:r>
        </w:del>
      </w:ins>
      <w:ins w:id="1399" w:author="STAR" w:date="2025-11-05T17:24:10Z">
        <w:del w:id="1400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19</w:delText>
          </w:r>
        </w:del>
      </w:ins>
      <w:ins w:id="1401" w:author="刘千畅" w:date="2025-12-15T09:19:18Z">
        <w:del w:id="1402" w:author="易成豪" w:date="2026-03-26T10:39:2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126</w:delText>
          </w:r>
        </w:del>
      </w:ins>
      <w:ins w:id="1403" w:author="胤长安" w:date="2026-01-15T17:58:10Z">
        <w:del w:id="1404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136</w:delText>
          </w:r>
        </w:del>
      </w:ins>
      <w:ins w:id="1405" w:author="STAR" w:date="2025-10-11T16:29:31Z">
        <w:del w:id="1406" w:author="易成豪" w:date="2026-03-26T10:3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cyan"/>
              <w:lang w:val="en-US" w:eastAsia="zh-CN"/>
            </w:rPr>
            <w:delText>次</w:delText>
          </w:r>
        </w:del>
      </w:ins>
      <w:del w:id="1407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；园区情况来看，排名前</w:delText>
        </w:r>
      </w:del>
      <w:del w:id="1408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两</w:delText>
        </w:r>
      </w:del>
      <w:del w:id="1409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位的园区：</w:delText>
        </w:r>
      </w:del>
      <w:ins w:id="1410" w:author="刘千畅" w:date="2025-12-15T09:19:28Z">
        <w:del w:id="1411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sz w:val="32"/>
              <w:szCs w:val="32"/>
              <w:highlight w:val="cyan"/>
              <w:lang w:val="en-US" w:eastAsia="zh-CN"/>
            </w:rPr>
            <w:delText>生物城</w:delText>
          </w:r>
        </w:del>
      </w:ins>
      <w:ins w:id="1412" w:author="刘千畅" w:date="2025-12-15T09:19:28Z">
        <w:del w:id="1413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2</w:delText>
          </w:r>
        </w:del>
      </w:ins>
      <w:ins w:id="1414" w:author="刘千畅" w:date="2025-12-15T09:19:28Z">
        <w:del w:id="1415" w:author="易成豪" w:date="2026-03-26T10:39:24Z">
          <w:r>
            <w:rPr>
              <w:rFonts w:hint="default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3</w:delText>
          </w:r>
        </w:del>
      </w:ins>
      <w:ins w:id="1416" w:author="胤长安" w:date="2026-01-15T17:59:35Z">
        <w:del w:id="1417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4</w:delText>
          </w:r>
        </w:del>
      </w:ins>
      <w:ins w:id="1418" w:author="刘千畅" w:date="2025-12-15T09:19:28Z">
        <w:del w:id="1419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14:textFill>
                <w14:solidFill>
                  <w14:schemeClr w14:val="tx1"/>
                </w14:solidFill>
              </w14:textFill>
            </w:rPr>
            <w:delText>次</w:delText>
          </w:r>
        </w:del>
      </w:ins>
      <w:ins w:id="1420" w:author="刘千畅" w:date="2025-12-15T09:19:30Z">
        <w:del w:id="1421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1422" w:author="胤长安" w:date="2026-01-15T18:00:00Z">
        <w:del w:id="1423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rPrChange w:id="1424" w:author="胤长安" w:date="2026-01-17T12:18:01Z">
                <w:rPr>
                  <w:rFonts w:hint="eastAsia" w:ascii="Times New Roman" w:hAnsi="Times New Roman" w:eastAsia="仿宋_GB2312" w:cs="Times New Roman"/>
                  <w:b/>
                  <w:bCs/>
                  <w:color w:val="000000" w:themeColor="text1"/>
                  <w:sz w:val="32"/>
                  <w:szCs w:val="32"/>
                  <w:highlight w:val="yellow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光电园</w:delText>
          </w:r>
        </w:del>
      </w:ins>
      <w:ins w:id="1425" w:author="STAR" w:date="2025-09-05T12:33:43Z">
        <w:del w:id="1426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综保区</w:delText>
          </w:r>
        </w:del>
      </w:ins>
      <w:ins w:id="1427" w:author="STAR" w:date="2025-10-11T16:29:50Z">
        <w:del w:id="1428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:rPrChange w:id="1429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yellow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2</w:delText>
          </w:r>
        </w:del>
      </w:ins>
      <w:ins w:id="1430" w:author="STAR" w:date="2025-10-11T16:29:50Z">
        <w:del w:id="1431" w:author="易成豪" w:date="2026-03-26T10:39:24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:rPrChange w:id="1432" w:author="胤长安" w:date="2026-01-17T12:18:01Z">
                <w:rPr>
                  <w:rFonts w:hint="eastAsia" w:ascii="Times New Roman" w:hAnsi="Times New Roman" w:eastAsia="仿宋_GB2312" w:cs="Times New Roman"/>
                  <w:color w:val="000000" w:themeColor="text1"/>
                  <w:sz w:val="32"/>
                  <w:szCs w:val="32"/>
                  <w:highlight w:val="yellow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1</w:delText>
          </w:r>
        </w:del>
      </w:ins>
      <w:ins w:id="1433" w:author="胤长安" w:date="2026-01-15T18:00:01Z">
        <w:del w:id="1434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2</w:delText>
          </w:r>
        </w:del>
      </w:ins>
      <w:ins w:id="1435" w:author="STAR" w:date="2025-09-05T12:33:43Z">
        <w:del w:id="1436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次</w:delText>
          </w:r>
        </w:del>
      </w:ins>
      <w:ins w:id="1437" w:author="STAR" w:date="2025-09-05T12:33:44Z">
        <w:del w:id="1438" w:author="易成豪" w:date="2026-03-26T10:39:24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cyan"/>
              <w:lang w:val="en-US" w:eastAsia="zh-CN"/>
              <w14:textFill>
                <w14:solidFill>
                  <w14:schemeClr w14:val="tx1"/>
                </w14:solidFill>
              </w14:textFill>
            </w:rPr>
            <w:delText>、</w:delText>
          </w:r>
        </w:del>
      </w:ins>
      <w:ins w:id="1439" w:author="STAR" w:date="2025-11-05T17:24:35Z">
        <w:del w:id="1440" w:author="易成豪" w:date="2026-03-26T10:39:24Z">
          <w:r>
            <w:rPr>
              <w:rFonts w:hint="eastAsia" w:ascii="Times New Roman" w:hAnsi="Times New Roman" w:eastAsia="仿宋_GB2312" w:cs="Times New Roman"/>
              <w:b/>
              <w:bCs/>
              <w:sz w:val="32"/>
              <w:szCs w:val="32"/>
              <w:highlight w:val="cyan"/>
              <w:lang w:val="en-US" w:eastAsia="zh-CN"/>
            </w:rPr>
            <w:delText>生物城</w:delText>
          </w:r>
        </w:del>
      </w:ins>
      <w:del w:id="1441" w:author="易成豪" w:date="2026-03-26T10:39:24Z">
        <w:r>
          <w:rPr>
            <w:rFonts w:hint="default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val="en-US" w:eastAsia="zh-CN"/>
            <w:rPrChange w:id="1442" w:author="胤长安" w:date="2026-01-17T12:18:01Z"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生物城</w:delText>
        </w:r>
      </w:del>
      <w:del w:id="1443" w:author="易成豪" w:date="2026-03-26T10:39:24Z">
        <w:r>
          <w:rPr>
            <w:rFonts w:hint="default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val="en-US" w:eastAsia="zh-CN"/>
            <w:rPrChange w:id="1444" w:author="胤长安" w:date="2026-01-17T12:18:01Z">
              <w:rPr>
                <w:rFonts w:hint="default" w:ascii="Times New Roman" w:hAnsi="Times New Roman" w:eastAsia="仿宋_GB2312" w:cs="Times New Roman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1</w:delText>
        </w:r>
      </w:del>
      <w:del w:id="1445" w:author="易成豪" w:date="2026-03-26T10:39:24Z">
        <w:r>
          <w:rPr>
            <w:rFonts w:hint="default" w:ascii="Times New Roman" w:hAnsi="Times New Roman" w:eastAsia="仿宋_GB2312" w:cs="Times New Roman"/>
            <w:b w:val="0"/>
            <w:bCs w:val="0"/>
            <w:color w:val="000000" w:themeColor="text1"/>
            <w:sz w:val="32"/>
            <w:szCs w:val="32"/>
            <w:highlight w:val="cyan"/>
            <w:lang w:val="en-US" w:eastAsia="zh-CN"/>
            <w:rPrChange w:id="1446" w:author="胤长安" w:date="2026-01-17T12:18:01Z">
              <w:rPr>
                <w:rFonts w:hint="eastAsia" w:ascii="Times New Roman" w:hAnsi="Times New Roman" w:eastAsia="仿宋_GB2312" w:cs="Times New Roman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3</w:delText>
        </w:r>
      </w:del>
      <w:ins w:id="1447" w:author="STAR" w:date="2025-11-05T17:24:38Z">
        <w:del w:id="1448" w:author="易成豪" w:date="2026-03-26T10:39:24Z">
          <w:r>
            <w:rPr>
              <w:rFonts w:hint="eastAsia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:rPrChange w:id="1449" w:author="胤长安" w:date="2026-01-17T12:18:01Z">
                <w:rPr>
                  <w:rFonts w:hint="eastAsia" w:ascii="Times New Roman" w:hAnsi="Times New Roman" w:eastAsia="仿宋_GB2312" w:cs="Times New Roman"/>
                  <w:b/>
                  <w:bCs/>
                  <w:color w:val="000000" w:themeColor="text1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2</w:delText>
          </w:r>
        </w:del>
      </w:ins>
      <w:ins w:id="1450" w:author="STAR" w:date="2025-11-05T17:24:38Z">
        <w:del w:id="1451" w:author="易成豪" w:date="2026-03-26T10:39:24Z">
          <w:r>
            <w:rPr>
              <w:rFonts w:hint="default" w:ascii="Times New Roman" w:hAnsi="Times New Roman" w:eastAsia="仿宋_GB2312" w:cs="Times New Roman"/>
              <w:b w:val="0"/>
              <w:bCs w:val="0"/>
              <w:color w:val="000000" w:themeColor="text1"/>
              <w:sz w:val="32"/>
              <w:szCs w:val="32"/>
              <w:highlight w:val="cyan"/>
              <w:lang w:val="en-US" w:eastAsia="zh-CN"/>
              <w:rPrChange w:id="1452" w:author="胤长安" w:date="2026-01-17T12:18:01Z">
                <w:rPr>
                  <w:rFonts w:hint="eastAsia" w:ascii="Times New Roman" w:hAnsi="Times New Roman" w:eastAsia="仿宋_GB2312" w:cs="Times New Roman"/>
                  <w:b/>
                  <w:bCs/>
                  <w:color w:val="000000" w:themeColor="text1"/>
                  <w:sz w:val="32"/>
                  <w:szCs w:val="32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rPrChange>
              <w14:textFill>
                <w14:solidFill>
                  <w14:schemeClr w14:val="tx1"/>
                </w14:solidFill>
              </w14:textFill>
            </w:rPr>
            <w:delText>0</w:delText>
          </w:r>
        </w:del>
      </w:ins>
      <w:del w:id="1453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次</w:delText>
        </w:r>
      </w:del>
      <w:del w:id="1454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eastAsia="zh-CN"/>
            <w14:textFill>
              <w14:solidFill>
                <w14:schemeClr w14:val="tx1"/>
              </w14:solidFill>
            </w14:textFill>
          </w:rPr>
          <w:delText>、</w:delText>
        </w:r>
      </w:del>
      <w:del w:id="1455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综保区</w:delText>
        </w:r>
      </w:del>
      <w:del w:id="1456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和</w:delText>
        </w:r>
      </w:del>
      <w:del w:id="1457" w:author="易成豪" w:date="2026-03-26T10:39:24Z">
        <w:r>
          <w:rPr>
            <w:rFonts w:hint="eastAsia" w:ascii="Times New Roman" w:hAnsi="Times New Roman" w:eastAsia="仿宋_GB2312" w:cs="Times New Roman"/>
            <w:b/>
            <w:bCs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光电园各</w:delText>
        </w:r>
      </w:del>
      <w:del w:id="1458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w:delText>12次</w:delText>
        </w:r>
      </w:del>
      <w:del w:id="1459" w:author="易成豪" w:date="2026-03-26T10:39:24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cyan"/>
            <w14:textFill>
              <w14:solidFill>
                <w14:schemeClr w14:val="tx1"/>
              </w14:solidFill>
            </w14:textFill>
          </w:rPr>
          <w:delText>。</w:delText>
        </w:r>
      </w:del>
    </w:p>
    <w:p w14:paraId="348F3B63">
      <w:pPr>
        <w:pStyle w:val="7"/>
        <w:rPr>
          <w:del w:id="1460" w:author="STAR" w:date="2025-09-18T15:07:01Z"/>
          <w:rFonts w:hint="default" w:ascii="黑体" w:hAnsi="黑体" w:eastAsia="黑体" w:cs="仿宋_GB2312"/>
          <w:color w:val="auto"/>
          <w:sz w:val="32"/>
          <w:szCs w:val="32"/>
          <w:highlight w:val="cyan"/>
          <w:rPrChange w:id="1461" w:author="STAR" w:date="2025-09-05T12:33:56Z">
            <w:rPr>
              <w:del w:id="1462" w:author="STAR" w:date="2025-09-18T15:07:01Z"/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14:textFill>
                <w14:solidFill>
                  <w14:schemeClr w14:val="tx1"/>
                </w14:solidFill>
              </w14:textFill>
            </w:rPr>
          </w:rPrChange>
        </w:rPr>
      </w:pPr>
    </w:p>
    <w:p w14:paraId="612E635E">
      <w:pPr>
        <w:numPr>
          <w:ilvl w:val="-1"/>
          <w:numId w:val="0"/>
        </w:numPr>
        <w:spacing w:line="560" w:lineRule="exact"/>
        <w:ind w:firstLine="0" w:firstLineChars="0"/>
        <w:rPr>
          <w:ins w:id="1464" w:author="易成豪" w:date="2026-03-25T17:17:43Z"/>
          <w:rFonts w:hint="eastAsia" w:ascii="黑体" w:hAnsi="黑体" w:eastAsia="黑体" w:cs="黑体"/>
          <w:color w:val="000000" w:themeColor="text1"/>
          <w:sz w:val="32"/>
          <w:szCs w:val="32"/>
          <w:highlight w:val="cyan"/>
          <w:lang w:val="en-US" w:eastAsia="zh-CN"/>
          <w14:textFill>
            <w14:solidFill>
              <w14:schemeClr w14:val="tx1"/>
            </w14:solidFill>
          </w14:textFill>
        </w:rPr>
        <w:pPrChange w:id="1463" w:author="易成豪" w:date="2026-03-25T17:17:46Z">
          <w:pPr>
            <w:numPr>
              <w:ilvl w:val="0"/>
              <w:numId w:val="2"/>
            </w:numPr>
            <w:spacing w:line="560" w:lineRule="exact"/>
            <w:ind w:firstLine="640" w:firstLineChars="200"/>
          </w:pPr>
        </w:pPrChange>
      </w:pPr>
    </w:p>
    <w:p w14:paraId="59F9A24E">
      <w:pPr>
        <w:numPr>
          <w:ilvl w:val="0"/>
          <w:numId w:val="2"/>
        </w:numPr>
        <w:spacing w:line="560" w:lineRule="exact"/>
        <w:ind w:firstLine="640" w:firstLineChars="200"/>
        <w:rPr>
          <w:del w:id="1465" w:author="易成豪" w:date="2026-03-25T17:17:42Z"/>
          <w:rFonts w:hint="eastAsia" w:ascii="黑体" w:hAnsi="黑体" w:eastAsia="黑体" w:cs="黑体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del w:id="1466" w:author="易成豪" w:date="2026-03-25T17:17:42Z">
        <w:r>
          <w:rPr>
            <w:rFonts w:hint="eastAsia" w:ascii="黑体" w:hAnsi="黑体" w:eastAsia="黑体" w:cs="黑体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土地大招商开展情况</w:delText>
        </w:r>
      </w:del>
    </w:p>
    <w:p w14:paraId="4BDEC948">
      <w:pPr>
        <w:numPr>
          <w:ilvl w:val="0"/>
          <w:numId w:val="0"/>
        </w:numPr>
        <w:spacing w:line="560" w:lineRule="exact"/>
        <w:ind w:firstLine="640"/>
        <w:rPr>
          <w:del w:id="1467" w:author="易成豪" w:date="2026-03-25T17:17:42Z"/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ins w:id="1468" w:author="胤长安" w:date="2026-01-06T09:09:13Z">
        <w:del w:id="1469" w:author="易成豪" w:date="2026-03-25T17:17:42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  <w:rPrChange w:id="1470" w:author="胤长安" w:date="2026-01-17T12:18:01Z">
                <w:rPr>
                  <w:rFonts w:hint="eastAsia" w:ascii="Times New Roman" w:hAnsi="Times New Roman" w:eastAsia="仿宋_GB2312" w:cs="Times New Roman"/>
                  <w:sz w:val="32"/>
                  <w:szCs w:val="32"/>
                  <w:highlight w:val="yellow"/>
                  <w:lang w:val="en-US" w:eastAsia="zh-CN"/>
                </w:rPr>
              </w:rPrChange>
            </w:rPr>
            <w:delText>2025年</w:delText>
          </w:r>
        </w:del>
      </w:ins>
      <w:del w:id="1471" w:author="易成豪" w:date="2026-03-25T17:17:42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1-</w:delText>
        </w:r>
      </w:del>
      <w:del w:id="1472" w:author="易成豪" w:date="2026-03-25T17:17:42Z">
        <w:r>
          <w:rPr>
            <w:rFonts w:hint="default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7</w:delText>
        </w:r>
      </w:del>
      <w:ins w:id="1473" w:author="STAR" w:date="2025-11-05T17:25:06Z">
        <w:del w:id="1474" w:author="易成豪" w:date="2026-03-25T17:17:42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1</w:delText>
          </w:r>
        </w:del>
      </w:ins>
      <w:ins w:id="1475" w:author="STAR" w:date="2025-11-05T17:25:06Z">
        <w:del w:id="1476" w:author="易成豪" w:date="2026-03-25T17:17:42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0</w:delText>
          </w:r>
        </w:del>
      </w:ins>
      <w:ins w:id="1477" w:author="刘千畅" w:date="2025-12-15T09:18:55Z">
        <w:del w:id="1478" w:author="易成豪" w:date="2026-03-25T17:17:42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1</w:delText>
          </w:r>
        </w:del>
      </w:ins>
      <w:del w:id="1479" w:author="易成豪" w:date="2026-03-25T17:17:42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月</w:delText>
        </w:r>
      </w:del>
      <w:del w:id="1480" w:author="易成豪" w:date="2026-03-25T17:17:42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，土地大招商工作无进展，全年拟供四类用地（经营性用地、工业用地、城中村改造平衡用地、配套用地）的供地总量为零。</w:delText>
        </w:r>
      </w:del>
    </w:p>
    <w:p w14:paraId="052BD3CD">
      <w:pPr>
        <w:numPr>
          <w:ilvl w:val="0"/>
          <w:numId w:val="0"/>
        </w:numPr>
        <w:spacing w:line="560" w:lineRule="exact"/>
        <w:ind w:firstLine="640"/>
        <w:rPr>
          <w:del w:id="1481" w:author="易成豪" w:date="2026-03-25T17:17:42Z"/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B39229F">
      <w:pPr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附件：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1.各园区</w:t>
      </w:r>
      <w:ins w:id="1482" w:author="胤长安" w:date="2026-01-06T09:09:22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  <w:rPrChange w:id="1483" w:author="胤长安" w:date="2026-01-17T12:18:01Z">
              <w:rPr>
                <w:rFonts w:hint="eastAsia" w:ascii="Times New Roman" w:hAnsi="Times New Roman" w:eastAsia="仿宋_GB2312" w:cs="Times New Roman"/>
                <w:sz w:val="32"/>
                <w:szCs w:val="32"/>
                <w:highlight w:val="yellow"/>
                <w:lang w:val="en-US" w:eastAsia="zh-CN"/>
              </w:rPr>
            </w:rPrChange>
          </w:rPr>
          <w:t>202</w:t>
        </w:r>
      </w:ins>
      <w:ins w:id="1484" w:author="胤长安" w:date="2026-01-06T09:09:22Z">
        <w:del w:id="1485" w:author="易成豪" w:date="2026-03-26T10:55:55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  <w:rPrChange w:id="1486" w:author="胤长安" w:date="2026-01-17T12:18:01Z">
                <w:rPr>
                  <w:rFonts w:hint="eastAsia" w:ascii="Times New Roman" w:hAnsi="Times New Roman" w:eastAsia="仿宋_GB2312" w:cs="Times New Roman"/>
                  <w:sz w:val="32"/>
                  <w:szCs w:val="32"/>
                  <w:highlight w:val="yellow"/>
                  <w:lang w:val="en-US" w:eastAsia="zh-CN"/>
                </w:rPr>
              </w:rPrChange>
            </w:rPr>
            <w:delText>5</w:delText>
          </w:r>
        </w:del>
      </w:ins>
      <w:ins w:id="1487" w:author="易成豪" w:date="2026-03-26T10:55:55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t>6</w:t>
        </w:r>
      </w:ins>
      <w:ins w:id="1488" w:author="胤长安" w:date="2026-01-06T09:09:22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  <w:rPrChange w:id="1489" w:author="胤长安" w:date="2026-01-17T12:18:01Z">
              <w:rPr>
                <w:rFonts w:hint="eastAsia" w:ascii="Times New Roman" w:hAnsi="Times New Roman" w:eastAsia="仿宋_GB2312" w:cs="Times New Roman"/>
                <w:sz w:val="32"/>
                <w:szCs w:val="32"/>
                <w:highlight w:val="yellow"/>
                <w:lang w:val="en-US" w:eastAsia="zh-CN"/>
              </w:rPr>
            </w:rPrChange>
          </w:rPr>
          <w:t>年</w:t>
        </w:r>
      </w:ins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上半年</w:t>
      </w:r>
      <w:del w:id="1490" w:author="胤长安" w:date="2026-01-06T09:09:22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1-</w:delText>
        </w:r>
      </w:del>
      <w:ins w:id="1491" w:author="刘千畅" w:date="2025-12-15T09:18:35Z">
        <w:del w:id="1492" w:author="胤长安" w:date="2026-01-06T09:09:22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11</w:delText>
          </w:r>
        </w:del>
      </w:ins>
      <w:del w:id="1493" w:author="胤长安" w:date="2026-01-06T09:09:22Z">
        <w:r>
          <w:rPr>
            <w:rFonts w:hint="default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7</w:delText>
        </w:r>
      </w:del>
      <w:ins w:id="1494" w:author="STAR" w:date="2025-11-05T17:25:08Z">
        <w:del w:id="1495" w:author="胤长安" w:date="2026-01-06T09:09:22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10</w:delText>
          </w:r>
        </w:del>
      </w:ins>
      <w:del w:id="1496" w:author="胤长安" w:date="2026-01-06T09:09:22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月</w:delText>
        </w:r>
      </w:del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招商</w:t>
      </w:r>
      <w:del w:id="1497" w:author="易成豪" w:date="2026-03-26T10:56:01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重点</w:delText>
        </w:r>
      </w:del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绩效指标完成情况表</w:t>
      </w:r>
    </w:p>
    <w:p w14:paraId="77FE73CC">
      <w:pPr>
        <w:pStyle w:val="5"/>
        <w:spacing w:after="0" w:line="560" w:lineRule="exact"/>
        <w:ind w:left="1916" w:leftChars="760" w:hanging="320" w:hangingChars="100"/>
        <w:rPr>
          <w:rFonts w:hint="eastAsia" w:ascii="Times New Roman" w:hAnsi="Times New Roman" w:eastAsia="仿宋_GB2312" w:cs="Times New Roman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.各园区</w:t>
      </w:r>
      <w:ins w:id="1498" w:author="胤长安" w:date="2026-01-06T09:09:24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  <w:rPrChange w:id="1499" w:author="胤长安" w:date="2026-01-17T12:18:01Z">
              <w:rPr>
                <w:rFonts w:hint="eastAsia" w:ascii="Times New Roman" w:hAnsi="Times New Roman" w:eastAsia="仿宋_GB2312" w:cs="Times New Roman"/>
                <w:sz w:val="32"/>
                <w:szCs w:val="32"/>
                <w:highlight w:val="yellow"/>
                <w:lang w:val="en-US" w:eastAsia="zh-CN"/>
              </w:rPr>
            </w:rPrChange>
          </w:rPr>
          <w:t>202</w:t>
        </w:r>
      </w:ins>
      <w:ins w:id="1500" w:author="胤长安" w:date="2026-01-06T09:09:24Z">
        <w:del w:id="1501" w:author="易成豪" w:date="2026-03-26T10:56:04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  <w:rPrChange w:id="1502" w:author="胤长安" w:date="2026-01-17T12:18:01Z">
                <w:rPr>
                  <w:rFonts w:hint="eastAsia" w:ascii="Times New Roman" w:hAnsi="Times New Roman" w:eastAsia="仿宋_GB2312" w:cs="Times New Roman"/>
                  <w:sz w:val="32"/>
                  <w:szCs w:val="32"/>
                  <w:highlight w:val="yellow"/>
                  <w:lang w:val="en-US" w:eastAsia="zh-CN"/>
                </w:rPr>
              </w:rPrChange>
            </w:rPr>
            <w:delText>5</w:delText>
          </w:r>
        </w:del>
      </w:ins>
      <w:ins w:id="1503" w:author="易成豪" w:date="2026-03-26T10:56:04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t>6</w:t>
        </w:r>
      </w:ins>
      <w:ins w:id="1504" w:author="胤长安" w:date="2026-01-06T09:09:24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  <w:rPrChange w:id="1505" w:author="胤长安" w:date="2026-01-17T12:18:01Z">
              <w:rPr>
                <w:rFonts w:hint="eastAsia" w:ascii="Times New Roman" w:hAnsi="Times New Roman" w:eastAsia="仿宋_GB2312" w:cs="Times New Roman"/>
                <w:sz w:val="32"/>
                <w:szCs w:val="32"/>
                <w:highlight w:val="yellow"/>
                <w:lang w:val="en-US" w:eastAsia="zh-CN"/>
              </w:rPr>
            </w:rPrChange>
          </w:rPr>
          <w:t>年</w:t>
        </w:r>
      </w:ins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上半年</w:t>
      </w:r>
      <w:del w:id="1506" w:author="胤长安" w:date="2026-01-06T09:09:24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1-</w:delText>
        </w:r>
      </w:del>
      <w:ins w:id="1507" w:author="刘千畅" w:date="2025-12-15T09:18:36Z">
        <w:del w:id="1508" w:author="胤长安" w:date="2026-01-06T09:0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11</w:delText>
          </w:r>
        </w:del>
      </w:ins>
      <w:del w:id="1509" w:author="胤长安" w:date="2026-01-06T09:09:24Z">
        <w:r>
          <w:rPr>
            <w:rFonts w:hint="default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7</w:delText>
        </w:r>
      </w:del>
      <w:ins w:id="1510" w:author="STAR" w:date="2025-11-05T17:25:10Z">
        <w:del w:id="1511" w:author="胤长安" w:date="2026-01-06T09:09:24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10</w:delText>
          </w:r>
        </w:del>
      </w:ins>
      <w:del w:id="1512" w:author="胤长安" w:date="2026-01-06T09:09:24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月</w:delText>
        </w:r>
      </w:del>
      <w:r>
        <w:rPr>
          <w:rFonts w:hint="default" w:ascii="Times New Roman" w:hAnsi="Times New Roman" w:eastAsia="仿宋_GB2312" w:cs="Times New Roman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见商、出差及活动</w:t>
      </w:r>
      <w:r>
        <w:rPr>
          <w:rFonts w:hint="eastAsia" w:ascii="Times New Roman" w:hAnsi="Times New Roman" w:eastAsia="仿宋_GB2312" w:cs="Times New Roman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情况表</w:t>
      </w:r>
    </w:p>
    <w:p w14:paraId="77AD550A">
      <w:pPr>
        <w:pStyle w:val="5"/>
        <w:spacing w:after="0" w:line="560" w:lineRule="exact"/>
        <w:ind w:left="1916" w:leftChars="760" w:hanging="320" w:hangingChars="100"/>
        <w:rPr>
          <w:rFonts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.各业务主管部门</w:t>
      </w:r>
      <w:ins w:id="1513" w:author="胤长安" w:date="2026-01-06T09:09:25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  <w:rPrChange w:id="1514" w:author="胤长安" w:date="2026-01-17T12:18:01Z">
              <w:rPr>
                <w:rFonts w:hint="eastAsia" w:ascii="Times New Roman" w:hAnsi="Times New Roman" w:eastAsia="仿宋_GB2312" w:cs="Times New Roman"/>
                <w:sz w:val="32"/>
                <w:szCs w:val="32"/>
                <w:highlight w:val="yellow"/>
                <w:lang w:val="en-US" w:eastAsia="zh-CN"/>
              </w:rPr>
            </w:rPrChange>
          </w:rPr>
          <w:t>202</w:t>
        </w:r>
      </w:ins>
      <w:ins w:id="1515" w:author="胤长安" w:date="2026-01-06T09:09:25Z">
        <w:del w:id="1516" w:author="易成豪" w:date="2026-03-26T10:56:08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  <w:rPrChange w:id="1517" w:author="胤长安" w:date="2026-01-17T12:18:01Z">
                <w:rPr>
                  <w:rFonts w:hint="eastAsia" w:ascii="Times New Roman" w:hAnsi="Times New Roman" w:eastAsia="仿宋_GB2312" w:cs="Times New Roman"/>
                  <w:sz w:val="32"/>
                  <w:szCs w:val="32"/>
                  <w:highlight w:val="yellow"/>
                  <w:lang w:val="en-US" w:eastAsia="zh-CN"/>
                </w:rPr>
              </w:rPrChange>
            </w:rPr>
            <w:delText>5</w:delText>
          </w:r>
        </w:del>
      </w:ins>
      <w:ins w:id="1518" w:author="易成豪" w:date="2026-03-26T10:56:08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t>6</w:t>
        </w:r>
      </w:ins>
      <w:ins w:id="1519" w:author="胤长安" w:date="2026-01-06T09:09:25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  <w:rPrChange w:id="1520" w:author="胤长安" w:date="2026-01-17T12:18:01Z">
              <w:rPr>
                <w:rFonts w:hint="eastAsia" w:ascii="Times New Roman" w:hAnsi="Times New Roman" w:eastAsia="仿宋_GB2312" w:cs="Times New Roman"/>
                <w:sz w:val="32"/>
                <w:szCs w:val="32"/>
                <w:highlight w:val="yellow"/>
                <w:lang w:val="en-US" w:eastAsia="zh-CN"/>
              </w:rPr>
            </w:rPrChange>
          </w:rPr>
          <w:t>年</w:t>
        </w:r>
      </w:ins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上半年</w:t>
      </w:r>
      <w:del w:id="1521" w:author="胤长安" w:date="2026-01-06T09:09:25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1-</w:delText>
        </w:r>
      </w:del>
      <w:del w:id="1522" w:author="胤长安" w:date="2026-01-06T09:09:25Z">
        <w:r>
          <w:rPr>
            <w:rFonts w:hint="default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7</w:delText>
        </w:r>
      </w:del>
      <w:ins w:id="1523" w:author="STAR" w:date="2025-11-05T17:25:14Z">
        <w:del w:id="1524" w:author="胤长安" w:date="2026-01-06T09:09:25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1</w:delText>
          </w:r>
        </w:del>
      </w:ins>
      <w:ins w:id="1525" w:author="STAR" w:date="2025-11-05T17:25:14Z">
        <w:del w:id="1526" w:author="胤长安" w:date="2026-01-06T09:09:25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0</w:delText>
          </w:r>
        </w:del>
      </w:ins>
      <w:ins w:id="1527" w:author="刘千畅" w:date="2025-12-15T09:18:43Z">
        <w:del w:id="1528" w:author="胤长安" w:date="2026-01-06T09:09:25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1</w:delText>
          </w:r>
        </w:del>
      </w:ins>
      <w:del w:id="1529" w:author="胤长安" w:date="2026-01-06T09:09:25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月</w:delText>
        </w:r>
      </w:del>
      <w:del w:id="1530" w:author="易成豪" w:date="2026-03-26T10:56:17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开展</w:delText>
        </w:r>
      </w:del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招商工作情况表</w:t>
      </w:r>
    </w:p>
    <w:p w14:paraId="4FA44B41">
      <w:pPr>
        <w:pStyle w:val="5"/>
        <w:spacing w:after="0" w:line="560" w:lineRule="exact"/>
        <w:ind w:left="1916" w:leftChars="760" w:hanging="320" w:hangingChars="100"/>
        <w:rPr>
          <w:rFonts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pPrChange w:id="1531" w:author="刘千畅" w:date="2025-12-15T16:15:21Z">
          <w:pPr>
            <w:pStyle w:val="5"/>
            <w:spacing w:after="0" w:line="560" w:lineRule="exact"/>
          </w:pPr>
        </w:pPrChange>
      </w:pP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.各国有企业</w:t>
      </w:r>
      <w:ins w:id="1532" w:author="胤长安" w:date="2026-01-06T09:09:26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  <w:rPrChange w:id="1533" w:author="胤长安" w:date="2026-01-17T12:18:01Z">
              <w:rPr>
                <w:rFonts w:hint="eastAsia" w:ascii="Times New Roman" w:hAnsi="Times New Roman" w:eastAsia="仿宋_GB2312" w:cs="Times New Roman"/>
                <w:sz w:val="32"/>
                <w:szCs w:val="32"/>
                <w:highlight w:val="yellow"/>
                <w:lang w:val="en-US" w:eastAsia="zh-CN"/>
              </w:rPr>
            </w:rPrChange>
          </w:rPr>
          <w:t>202</w:t>
        </w:r>
      </w:ins>
      <w:ins w:id="1534" w:author="胤长安" w:date="2026-01-06T09:09:26Z">
        <w:del w:id="1535" w:author="易成豪" w:date="2026-03-26T10:56:30Z">
          <w:r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  <w:rPrChange w:id="1536" w:author="胤长安" w:date="2026-01-17T12:18:01Z">
                <w:rPr>
                  <w:rFonts w:hint="eastAsia" w:ascii="Times New Roman" w:hAnsi="Times New Roman" w:eastAsia="仿宋_GB2312" w:cs="Times New Roman"/>
                  <w:sz w:val="32"/>
                  <w:szCs w:val="32"/>
                  <w:highlight w:val="yellow"/>
                  <w:lang w:val="en-US" w:eastAsia="zh-CN"/>
                </w:rPr>
              </w:rPrChange>
            </w:rPr>
            <w:delText>5</w:delText>
          </w:r>
        </w:del>
      </w:ins>
      <w:ins w:id="1537" w:author="易成豪" w:date="2026-03-26T10:56:30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t>6</w:t>
        </w:r>
      </w:ins>
      <w:ins w:id="1538" w:author="胤长安" w:date="2026-01-06T09:09:26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  <w:rPrChange w:id="1539" w:author="胤长安" w:date="2026-01-17T12:18:01Z">
              <w:rPr>
                <w:rFonts w:hint="eastAsia" w:ascii="Times New Roman" w:hAnsi="Times New Roman" w:eastAsia="仿宋_GB2312" w:cs="Times New Roman"/>
                <w:sz w:val="32"/>
                <w:szCs w:val="32"/>
                <w:highlight w:val="yellow"/>
                <w:lang w:val="en-US" w:eastAsia="zh-CN"/>
              </w:rPr>
            </w:rPrChange>
          </w:rPr>
          <w:t>年</w:t>
        </w:r>
      </w:ins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上半年</w:t>
      </w:r>
      <w:del w:id="1540" w:author="胤长安" w:date="2026-01-06T09:09:26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1-</w:delText>
        </w:r>
      </w:del>
      <w:ins w:id="1541" w:author="刘千畅" w:date="2025-12-15T09:18:47Z">
        <w:del w:id="1542" w:author="胤长安" w:date="2026-01-06T09:09:26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11</w:delText>
          </w:r>
        </w:del>
      </w:ins>
      <w:del w:id="1543" w:author="胤长安" w:date="2026-01-06T09:09:26Z">
        <w:r>
          <w:rPr>
            <w:rFonts w:hint="default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7</w:delText>
        </w:r>
      </w:del>
      <w:ins w:id="1544" w:author="STAR" w:date="2025-11-05T17:25:16Z">
        <w:del w:id="1545" w:author="胤长安" w:date="2026-01-06T09:09:26Z">
          <w:r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  <w:delText>10</w:delText>
          </w:r>
        </w:del>
      </w:ins>
      <w:del w:id="1546" w:author="胤长安" w:date="2026-01-06T09:09:26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月</w:delText>
        </w:r>
      </w:del>
      <w:del w:id="1547" w:author="易成豪" w:date="2026-03-26T10:56:22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14:textFill>
              <w14:solidFill>
                <w14:schemeClr w14:val="tx1"/>
              </w14:solidFill>
            </w14:textFill>
          </w:rPr>
          <w:delText>开展</w:delText>
        </w:r>
      </w:del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招商工作情况表</w:t>
      </w:r>
    </w:p>
    <w:p w14:paraId="60D87F6C">
      <w:pPr>
        <w:tabs>
          <w:tab w:val="left" w:pos="951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  <w:tab w:val="left" w:pos="10080"/>
          <w:tab w:val="left" w:pos="10500"/>
          <w:tab w:val="left" w:pos="10920"/>
          <w:tab w:val="left" w:pos="11340"/>
          <w:tab w:val="left" w:pos="11760"/>
          <w:tab w:val="left" w:pos="12180"/>
          <w:tab w:val="left" w:pos="12600"/>
          <w:tab w:val="left" w:pos="13020"/>
          <w:tab w:val="left" w:pos="13440"/>
          <w:tab w:val="left" w:pos="13860"/>
          <w:tab w:val="left" w:pos="14280"/>
          <w:tab w:val="left" w:pos="14700"/>
          <w:tab w:val="left" w:pos="15120"/>
          <w:tab w:val="left" w:pos="15540"/>
          <w:tab w:val="left" w:pos="15960"/>
          <w:tab w:val="left" w:pos="16380"/>
          <w:tab w:val="left" w:pos="16800"/>
          <w:tab w:val="left" w:pos="17220"/>
          <w:tab w:val="left" w:pos="17640"/>
          <w:tab w:val="left" w:pos="18060"/>
          <w:tab w:val="left" w:pos="18480"/>
          <w:tab w:val="left" w:pos="18900"/>
          <w:tab w:val="left" w:pos="19320"/>
          <w:tab w:val="left" w:pos="19740"/>
          <w:tab w:val="left" w:pos="20160"/>
          <w:tab w:val="left" w:pos="20580"/>
          <w:tab w:val="left" w:pos="21000"/>
          <w:tab w:val="left" w:pos="21420"/>
          <w:tab w:val="left" w:pos="21840"/>
          <w:tab w:val="left" w:pos="22260"/>
          <w:tab w:val="left" w:pos="22680"/>
          <w:tab w:val="left" w:pos="23100"/>
          <w:tab w:val="left" w:pos="23520"/>
          <w:tab w:val="left" w:pos="23940"/>
          <w:tab w:val="left" w:pos="24360"/>
          <w:tab w:val="left" w:pos="24780"/>
          <w:tab w:val="left" w:pos="25200"/>
          <w:tab w:val="left" w:pos="25620"/>
          <w:tab w:val="left" w:pos="26040"/>
          <w:tab w:val="left" w:pos="26460"/>
          <w:tab w:val="left" w:pos="26880"/>
          <w:tab w:val="left" w:pos="27300"/>
        </w:tabs>
        <w:adjustRightInd w:val="0"/>
        <w:spacing w:line="560" w:lineRule="exact"/>
        <w:jc w:val="right"/>
        <w:rPr>
          <w:rFonts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武汉东湖新技术开发区投资促进局</w:t>
      </w:r>
    </w:p>
    <w:p w14:paraId="09D9C8E3">
      <w:pPr>
        <w:pStyle w:val="5"/>
        <w:spacing w:line="560" w:lineRule="exact"/>
        <w:ind w:firstLine="5440" w:firstLineChars="1700"/>
        <w:rPr>
          <w:ins w:id="1549" w:author="STAR" w:date="2025-11-05T17:25:25Z"/>
          <w:rFonts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pPrChange w:id="1548" w:author="STAR" w:date="2025-10-11T16:34:17Z">
          <w:pPr>
            <w:pStyle w:val="7"/>
          </w:pPr>
        </w:pPrChange>
      </w:pPr>
      <w:r>
        <w:rPr>
          <w:rFonts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202</w:t>
      </w:r>
      <w:del w:id="1550" w:author="胤长安" w:date="2026-01-06T09:09:29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/>
            <w14:textFill>
              <w14:solidFill>
                <w14:schemeClr w14:val="tx1"/>
              </w14:solidFill>
            </w14:textFill>
          </w:rPr>
          <w:delText>5</w:delText>
        </w:r>
      </w:del>
      <w:ins w:id="1551" w:author="胤长安" w:date="2026-01-06T09:09:29Z">
        <w:r>
          <w:rPr>
            <w:rFonts w:hint="eastAsia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t>6</w:t>
        </w:r>
      </w:ins>
      <w:r>
        <w:rPr>
          <w:rFonts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7</w:t>
      </w:r>
      <w:ins w:id="1552" w:author="胤长安" w:date="2026-01-06T09:09:35Z">
        <w:del w:id="1553" w:author="易成豪" w:date="2026-03-26T10:56:4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0</w:delText>
          </w:r>
        </w:del>
      </w:ins>
      <w:del w:id="1554" w:author="易成豪" w:date="2026-03-26T10:56:40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8</w:delText>
        </w:r>
      </w:del>
      <w:ins w:id="1555" w:author="STAR" w:date="2025-11-05T17:25:19Z">
        <w:del w:id="1556" w:author="易成豪" w:date="2026-03-26T10:56:40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11</w:delText>
          </w:r>
        </w:del>
      </w:ins>
      <w:ins w:id="1557" w:author="刘千畅" w:date="2025-12-15T09:18:50Z">
        <w:del w:id="1558" w:author="易成豪" w:date="2026-03-26T10:56:40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12</w:delText>
          </w:r>
        </w:del>
      </w:ins>
      <w:ins w:id="1559" w:author="胤长安" w:date="2026-01-06T09:09:31Z">
        <w:del w:id="1560" w:author="易成豪" w:date="2026-03-26T10:56:40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1</w:delText>
          </w:r>
        </w:del>
      </w:ins>
      <w:r>
        <w:rPr>
          <w:rFonts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1</w:t>
      </w:r>
      <w:del w:id="1561" w:author="易成豪" w:date="2026-03-26T10:56:43Z">
        <w:r>
          <w:rPr>
            <w:rFonts w:hint="default" w:ascii="Times New Roman" w:hAnsi="Times New Roman" w:eastAsia="仿宋_GB2312" w:cs="Times New Roman"/>
            <w:color w:val="000000" w:themeColor="text1"/>
            <w:sz w:val="32"/>
            <w:szCs w:val="3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11</w:delText>
        </w:r>
      </w:del>
      <w:ins w:id="1562" w:author="STAR" w:date="2025-11-05T17:25:21Z">
        <w:del w:id="1563" w:author="易成豪" w:date="2026-03-26T10:56:43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0</w:delText>
          </w:r>
        </w:del>
      </w:ins>
      <w:ins w:id="1564" w:author="STAR" w:date="2025-11-05T17:25:21Z">
        <w:del w:id="1565" w:author="易成豪" w:date="2026-03-26T10:56:43Z">
          <w:r>
            <w:rPr>
              <w:rFonts w:hint="default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5</w:delText>
          </w:r>
        </w:del>
      </w:ins>
      <w:ins w:id="1566" w:author="胤长安" w:date="2026-01-06T09:09:34Z">
        <w:del w:id="1567" w:author="易成豪" w:date="2026-03-26T10:56:43Z">
          <w:r>
            <w:rPr>
              <w:rFonts w:hint="eastAsia" w:ascii="Times New Roman" w:hAnsi="Times New Roman" w:eastAsia="仿宋_GB2312" w:cs="Times New Roman"/>
              <w:color w:val="000000" w:themeColor="text1"/>
              <w:sz w:val="32"/>
              <w:szCs w:val="32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  <w:delText>6</w:delText>
          </w:r>
        </w:del>
      </w:ins>
      <w:r>
        <w:rPr>
          <w:rFonts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日</w:t>
      </w:r>
    </w:p>
    <w:p w14:paraId="024AFAF9">
      <w:pPr>
        <w:pStyle w:val="5"/>
        <w:rPr>
          <w:ins w:id="1569" w:author="STAR" w:date="2025-11-06T16:02:57Z"/>
          <w:del w:id="1570" w:author="易成豪" w:date="2026-03-26T11:17:43Z"/>
          <w:highlight w:val="none"/>
          <w:rPrChange w:id="1571" w:author="STAR" w:date="2025-11-07T09:36:38Z">
            <w:rPr>
              <w:ins w:id="1572" w:author="STAR" w:date="2025-11-06T16:02:57Z"/>
              <w:del w:id="1573" w:author="易成豪" w:date="2026-03-26T11:17:43Z"/>
            </w:rPr>
          </w:rPrChange>
        </w:rPr>
        <w:pPrChange w:id="1568" w:author="STAR" w:date="2025-10-11T16:34:17Z">
          <w:pPr>
            <w:pStyle w:val="7"/>
          </w:pPr>
        </w:pPrChange>
      </w:pPr>
    </w:p>
    <w:p w14:paraId="3916489C">
      <w:pPr>
        <w:rPr>
          <w:highlight w:val="none"/>
          <w:rPrChange w:id="1575" w:author="STAR" w:date="2025-11-07T09:36:38Z">
            <w:rPr/>
          </w:rPrChange>
        </w:rPr>
        <w:pPrChange w:id="1574" w:author="STAR" w:date="2025-10-11T16:34:17Z">
          <w:pPr>
            <w:pStyle w:val="7"/>
          </w:pPr>
        </w:pPrChange>
      </w:pPr>
    </w:p>
    <w:p w14:paraId="5B61E4A1">
      <w:pPr>
        <w:rPr>
          <w:del w:id="1576" w:author="STAR" w:date="2025-09-15T16:16:30Z"/>
          <w:rFonts w:hint="eastAsia"/>
          <w:highlight w:val="none"/>
          <w:rPrChange w:id="1577" w:author="STAR" w:date="2025-11-07T09:36:38Z">
            <w:rPr>
              <w:del w:id="1578" w:author="STAR" w:date="2025-09-15T16:16:30Z"/>
              <w:rFonts w:hint="eastAsia"/>
            </w:rPr>
          </w:rPrChange>
        </w:rPr>
      </w:pPr>
    </w:p>
    <w:p w14:paraId="2C2651DD">
      <w:pPr>
        <w:pStyle w:val="5"/>
        <w:spacing w:after="0" w:line="720" w:lineRule="auto"/>
        <w:rPr>
          <w:rFonts w:ascii="Times New Roman" w:hAnsi="Times New Roman" w:eastAsia="仿宋_GB2312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备注：红色标记部分为园区未按进度完成指标。</w:t>
      </w:r>
    </w:p>
    <w:p w14:paraId="551F5A8F">
      <w:pPr>
        <w:rPr>
          <w:rFonts w:ascii="Times New Roman" w:hAnsi="Times New Roman" w:eastAsia="仿宋_GB2312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sectPr>
          <w:footerReference r:id="rId5" w:type="default"/>
          <w:pgSz w:w="11906" w:h="16838"/>
          <w:pgMar w:top="1418" w:right="1531" w:bottom="1418" w:left="1531" w:header="624" w:footer="851" w:gutter="0"/>
          <w:cols w:space="0" w:num="1"/>
          <w:docGrid w:type="lines" w:linePitch="312" w:charSpace="0"/>
        </w:sectPr>
      </w:pPr>
    </w:p>
    <w:p w14:paraId="2EE20088">
      <w:pPr>
        <w:rPr>
          <w:rFonts w:ascii="Times New Roman" w:hAnsi="Times New Roman" w:eastAsia="黑体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附件1</w:t>
      </w:r>
    </w:p>
    <w:p w14:paraId="2A87807E">
      <w:pPr>
        <w:jc w:val="center"/>
        <w:rPr>
          <w:rFonts w:ascii="Times New Roman" w:hAnsi="Times New Roman" w:eastAsia="黑体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cs="Times New Roman"/>
          <w:sz w:val="40"/>
          <w:szCs w:val="40"/>
          <w:highlight w:val="none"/>
          <w:lang w:bidi="ar"/>
        </w:rPr>
        <w:t>各园区</w:t>
      </w:r>
      <w:r>
        <w:rPr>
          <w:rStyle w:val="11"/>
          <w:rFonts w:hint="eastAsia" w:ascii="Times New Roman" w:hAnsi="Times New Roman" w:eastAsia="方正小标宋简体" w:cs="Times New Roman"/>
          <w:sz w:val="40"/>
          <w:szCs w:val="40"/>
          <w:highlight w:val="none"/>
          <w:lang w:val="en-US" w:eastAsia="zh-CN" w:bidi="ar"/>
        </w:rPr>
        <w:t>202</w:t>
      </w:r>
      <w:del w:id="1579" w:author="易成豪" w:date="2026-03-26T11:18:03Z">
        <w:r>
          <w:rPr>
            <w:rStyle w:val="11"/>
            <w:rFonts w:hint="default" w:ascii="Times New Roman" w:hAnsi="Times New Roman" w:eastAsia="方正小标宋简体" w:cs="Times New Roman"/>
            <w:sz w:val="40"/>
            <w:szCs w:val="40"/>
            <w:highlight w:val="none"/>
            <w:lang w:val="en-US" w:eastAsia="zh-CN" w:bidi="ar"/>
          </w:rPr>
          <w:delText>5</w:delText>
        </w:r>
      </w:del>
      <w:ins w:id="1580" w:author="易成豪" w:date="2026-03-26T11:18:03Z">
        <w:r>
          <w:rPr>
            <w:rStyle w:val="11"/>
            <w:rFonts w:hint="eastAsia" w:ascii="Times New Roman" w:hAnsi="Times New Roman" w:eastAsia="方正小标宋简体" w:cs="Times New Roman"/>
            <w:sz w:val="40"/>
            <w:szCs w:val="40"/>
            <w:highlight w:val="none"/>
            <w:lang w:val="en-US" w:eastAsia="zh-CN" w:bidi="ar"/>
          </w:rPr>
          <w:t>6</w:t>
        </w:r>
      </w:ins>
      <w:r>
        <w:rPr>
          <w:rStyle w:val="11"/>
          <w:rFonts w:hint="eastAsia" w:ascii="Times New Roman" w:hAnsi="Times New Roman" w:eastAsia="方正小标宋简体" w:cs="Times New Roman"/>
          <w:sz w:val="40"/>
          <w:szCs w:val="40"/>
          <w:highlight w:val="none"/>
          <w:lang w:val="en-US" w:eastAsia="zh-CN" w:bidi="ar"/>
        </w:rPr>
        <w:t>年上半年</w:t>
      </w:r>
      <w:del w:id="1581" w:author="胤长安" w:date="2026-01-05T17:44:41Z">
        <w:r>
          <w:rPr>
            <w:rStyle w:val="11"/>
            <w:rFonts w:hint="eastAsia"/>
            <w:b w:val="0"/>
            <w:bCs w:val="0"/>
            <w:sz w:val="40"/>
            <w:szCs w:val="40"/>
            <w:highlight w:val="none"/>
            <w:lang w:val="en-US" w:eastAsia="zh-CN" w:bidi="ar"/>
          </w:rPr>
          <w:delText>1-</w:delText>
        </w:r>
      </w:del>
      <w:del w:id="1582" w:author="胤长安" w:date="2026-01-05T17:44:41Z">
        <w:r>
          <w:rPr>
            <w:rStyle w:val="11"/>
            <w:rFonts w:hint="default"/>
            <w:b w:val="0"/>
            <w:bCs w:val="0"/>
            <w:sz w:val="40"/>
            <w:szCs w:val="40"/>
            <w:highlight w:val="none"/>
            <w:lang w:val="en-US" w:eastAsia="zh-CN" w:bidi="ar"/>
          </w:rPr>
          <w:delText>7</w:delText>
        </w:r>
      </w:del>
      <w:ins w:id="1583" w:author="STAR" w:date="2025-11-06T16:03:00Z">
        <w:del w:id="1584" w:author="胤长安" w:date="2026-01-05T17:44:41Z">
          <w:r>
            <w:rPr>
              <w:rStyle w:val="11"/>
              <w:rFonts w:hint="eastAsia"/>
              <w:b w:val="0"/>
              <w:bCs w:val="0"/>
              <w:sz w:val="40"/>
              <w:szCs w:val="40"/>
              <w:highlight w:val="none"/>
              <w:lang w:val="en-US" w:eastAsia="zh-CN" w:bidi="ar"/>
            </w:rPr>
            <w:delText>1</w:delText>
          </w:r>
        </w:del>
      </w:ins>
      <w:ins w:id="1585" w:author="STAR" w:date="2025-11-06T16:03:00Z">
        <w:del w:id="1586" w:author="胤长安" w:date="2026-01-05T17:44:41Z">
          <w:r>
            <w:rPr>
              <w:rStyle w:val="11"/>
              <w:rFonts w:hint="default"/>
              <w:b w:val="0"/>
              <w:bCs w:val="0"/>
              <w:sz w:val="40"/>
              <w:szCs w:val="40"/>
              <w:highlight w:val="none"/>
              <w:lang w:val="en-US" w:eastAsia="zh-CN" w:bidi="ar"/>
            </w:rPr>
            <w:delText>0</w:delText>
          </w:r>
        </w:del>
      </w:ins>
      <w:ins w:id="1587" w:author="刘千畅" w:date="2025-12-11T09:11:02Z">
        <w:del w:id="1588" w:author="胤长安" w:date="2026-01-05T17:44:41Z">
          <w:r>
            <w:rPr>
              <w:rStyle w:val="11"/>
              <w:rFonts w:hint="eastAsia"/>
              <w:b w:val="0"/>
              <w:bCs w:val="0"/>
              <w:sz w:val="40"/>
              <w:szCs w:val="40"/>
              <w:highlight w:val="none"/>
              <w:lang w:val="en-US" w:eastAsia="zh-CN" w:bidi="ar"/>
            </w:rPr>
            <w:delText>1</w:delText>
          </w:r>
        </w:del>
      </w:ins>
      <w:del w:id="1589" w:author="胤长安" w:date="2026-01-05T17:44:41Z">
        <w:r>
          <w:rPr>
            <w:rStyle w:val="11"/>
            <w:rFonts w:hint="eastAsia"/>
            <w:sz w:val="40"/>
            <w:szCs w:val="40"/>
            <w:highlight w:val="none"/>
            <w:lang w:val="en-US" w:eastAsia="zh-CN" w:bidi="ar"/>
          </w:rPr>
          <w:delText>月</w:delText>
        </w:r>
      </w:del>
      <w:r>
        <w:rPr>
          <w:rStyle w:val="11"/>
          <w:rFonts w:hint="default" w:ascii="Times New Roman" w:hAnsi="Times New Roman" w:cs="Times New Roman"/>
          <w:sz w:val="40"/>
          <w:szCs w:val="40"/>
          <w:highlight w:val="none"/>
          <w:lang w:bidi="ar"/>
        </w:rPr>
        <w:t>招商</w:t>
      </w:r>
      <w:r>
        <w:rPr>
          <w:rStyle w:val="11"/>
          <w:rFonts w:hint="eastAsia" w:ascii="Times New Roman" w:hAnsi="Times New Roman" w:eastAsia="方正小标宋简体" w:cs="Times New Roman"/>
          <w:sz w:val="40"/>
          <w:szCs w:val="40"/>
          <w:highlight w:val="none"/>
          <w:lang w:eastAsia="zh-CN" w:bidi="ar"/>
        </w:rPr>
        <w:t>重点</w:t>
      </w:r>
      <w:r>
        <w:rPr>
          <w:rStyle w:val="11"/>
          <w:rFonts w:hint="default" w:ascii="Times New Roman" w:hAnsi="Times New Roman" w:cs="Times New Roman"/>
          <w:sz w:val="40"/>
          <w:szCs w:val="40"/>
          <w:highlight w:val="none"/>
          <w:lang w:bidi="ar"/>
        </w:rPr>
        <w:t>指标完成情况表</w:t>
      </w:r>
    </w:p>
    <w:tbl>
      <w:tblPr>
        <w:tblStyle w:val="8"/>
        <w:tblW w:w="5057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812"/>
        <w:gridCol w:w="1020"/>
        <w:gridCol w:w="1074"/>
        <w:gridCol w:w="1000"/>
        <w:gridCol w:w="1075"/>
        <w:gridCol w:w="1300"/>
        <w:gridCol w:w="975"/>
        <w:gridCol w:w="987"/>
        <w:gridCol w:w="1475"/>
        <w:gridCol w:w="1013"/>
        <w:gridCol w:w="1212"/>
        <w:gridCol w:w="1049"/>
      </w:tblGrid>
      <w:tr w14:paraId="5A483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46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E48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黑体" w:cs="Times New Roman"/>
                <w:sz w:val="24"/>
                <w:highlight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园</w:t>
            </w: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区</w:t>
            </w:r>
          </w:p>
        </w:tc>
        <w:tc>
          <w:tcPr>
            <w:tcW w:w="1013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C65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签约金额（亿元）</w:t>
            </w:r>
          </w:p>
        </w:tc>
        <w:tc>
          <w:tcPr>
            <w:tcW w:w="117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302E30">
            <w:pPr>
              <w:keepNext w:val="0"/>
              <w:keepLines w:val="0"/>
              <w:widowControl/>
              <w:suppressLineNumbers w:val="0"/>
              <w:jc w:val="center"/>
              <w:textAlignment w:val="auto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pPrChange w:id="1590" w:author="胤长安" w:date="2026-01-08T11:08:32Z">
                <w:pPr>
                  <w:keepNext w:val="0"/>
                  <w:keepLines w:val="0"/>
                  <w:widowControl/>
                  <w:suppressLineNumbers w:val="0"/>
                  <w:jc w:val="center"/>
                  <w:textAlignment w:val="center"/>
                </w:pPr>
              </w:pPrChange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当年到位资金（亿元）</w:t>
            </w:r>
          </w:p>
        </w:tc>
        <w:tc>
          <w:tcPr>
            <w:tcW w:w="1198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204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开工开业项目（个）</w:t>
            </w:r>
          </w:p>
        </w:tc>
        <w:tc>
          <w:tcPr>
            <w:tcW w:w="1141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4AD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外商直接投资（万美元）</w:t>
            </w:r>
          </w:p>
        </w:tc>
      </w:tr>
      <w:tr w14:paraId="1A13B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2" w:hRule="atLeast"/>
          <w:jc w:val="center"/>
        </w:trPr>
        <w:tc>
          <w:tcPr>
            <w:tcW w:w="46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F1EE8A">
            <w:pPr>
              <w:jc w:val="center"/>
              <w:rPr>
                <w:rFonts w:ascii="Times New Roman" w:hAnsi="Times New Roman" w:eastAsia="黑体" w:cs="Times New Roman"/>
                <w:sz w:val="24"/>
                <w:highlight w:val="none"/>
              </w:rPr>
            </w:pPr>
          </w:p>
        </w:tc>
        <w:tc>
          <w:tcPr>
            <w:tcW w:w="2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566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黑体" w:cs="Times New Roman"/>
                <w:sz w:val="24"/>
                <w:highlight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目标值</w:t>
            </w:r>
          </w:p>
        </w:tc>
        <w:tc>
          <w:tcPr>
            <w:tcW w:w="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F60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黑体" w:cs="Times New Roman"/>
                <w:sz w:val="24"/>
                <w:highlight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完成值</w:t>
            </w:r>
          </w:p>
        </w:tc>
        <w:tc>
          <w:tcPr>
            <w:tcW w:w="3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7C0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黑体" w:cs="Times New Roman"/>
                <w:sz w:val="24"/>
                <w:highlight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完成进度</w:t>
            </w:r>
          </w:p>
        </w:tc>
        <w:tc>
          <w:tcPr>
            <w:tcW w:w="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A09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黑体" w:cs="Times New Roman"/>
                <w:sz w:val="24"/>
                <w:highlight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目标值</w:t>
            </w:r>
          </w:p>
        </w:tc>
        <w:tc>
          <w:tcPr>
            <w:tcW w:w="3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13E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黑体" w:cs="Times New Roman"/>
                <w:sz w:val="24"/>
                <w:highlight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完成值</w:t>
            </w:r>
          </w:p>
        </w:tc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F39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黑体" w:cs="Times New Roman"/>
                <w:sz w:val="24"/>
                <w:highlight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完成进度</w:t>
            </w:r>
          </w:p>
        </w:tc>
        <w:tc>
          <w:tcPr>
            <w:tcW w:w="340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C8B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目标值</w:t>
            </w:r>
          </w:p>
        </w:tc>
        <w:tc>
          <w:tcPr>
            <w:tcW w:w="344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ADC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完成值</w:t>
            </w:r>
          </w:p>
        </w:tc>
        <w:tc>
          <w:tcPr>
            <w:tcW w:w="514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7F8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完成进度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8D1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目标值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722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完成值</w:t>
            </w:r>
          </w:p>
        </w:tc>
        <w:tc>
          <w:tcPr>
            <w:tcW w:w="365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092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完成进度</w:t>
            </w:r>
          </w:p>
        </w:tc>
      </w:tr>
      <w:tr w14:paraId="6F6D7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13F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黑体" w:cs="Times New Roman"/>
                <w:sz w:val="24"/>
                <w:highlight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合计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1B9C6A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 w:bidi="ar"/>
              </w:rPr>
              <w:t>1200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6C2C82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 w:bidi="ar"/>
              </w:rPr>
              <w:t>650.1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49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54.2%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2A885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700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733965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245.4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B5E96">
            <w:pPr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35.1%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CBAE7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150</w:t>
            </w:r>
          </w:p>
        </w:tc>
        <w:tc>
          <w:tcPr>
            <w:tcW w:w="9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17D71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51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F646C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33%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1A201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35000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CE4E5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1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ar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8</w:t>
            </w:r>
          </w:p>
        </w:tc>
        <w:tc>
          <w:tcPr>
            <w:tcW w:w="10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62E7A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ar"/>
              </w:rPr>
              <w:t>35</w:t>
            </w: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%</w:t>
            </w:r>
          </w:p>
        </w:tc>
      </w:tr>
      <w:tr w14:paraId="02EA5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jc w:val="center"/>
        </w:trPr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BEC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黑体" w:cs="Times New Roman"/>
                <w:sz w:val="24"/>
                <w:highlight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生物城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0F405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  <w:lang w:bidi="ar"/>
              </w:rPr>
              <w:t>200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D3D602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 w:bidi="ar"/>
              </w:rPr>
              <w:t>100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  <w:lang w:bidi="ar"/>
              </w:rPr>
              <w:t xml:space="preserve"> 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AF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%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F812D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80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ADA665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 xml:space="preserve">11.7 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8346A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highlight w:val="none"/>
                <w:lang w:eastAsia="zh-CN" w:bidi="ar"/>
                <w:rPrChange w:id="1591" w:author="胤长安" w:date="2026-01-17T12:18:01Z">
                  <w:rPr>
                    <w:rFonts w:hint="eastAsia" w:ascii="Times New Roman" w:hAnsi="Times New Roman" w:eastAsia="宋体" w:cs="Times New Roman"/>
                    <w:kern w:val="0"/>
                    <w:sz w:val="24"/>
                    <w:szCs w:val="24"/>
                    <w:highlight w:val="none"/>
                    <w:lang w:eastAsia="zh-CN" w:bidi="ar"/>
                  </w:rPr>
                </w:rPrChange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14.6%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49992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30</w:t>
            </w:r>
          </w:p>
        </w:tc>
        <w:tc>
          <w:tcPr>
            <w:tcW w:w="9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B81F4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B0B56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ar"/>
              </w:rPr>
              <w:t>30</w:t>
            </w: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%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BD89A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7500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6A9DE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32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ar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10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D943A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43.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%</w:t>
            </w:r>
          </w:p>
        </w:tc>
      </w:tr>
      <w:tr w14:paraId="4D874C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73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黑体" w:cs="Times New Roman"/>
                <w:sz w:val="24"/>
                <w:highlight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未来城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7EED6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260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D313AE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 xml:space="preserve">172.2 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C0C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66.2%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70FAF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200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CE22ED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 xml:space="preserve">43.6 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FA659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21.8%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B7979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18</w:t>
            </w:r>
          </w:p>
        </w:tc>
        <w:tc>
          <w:tcPr>
            <w:tcW w:w="9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C57AC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CC13AF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50%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4F121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5000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88349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0</w:t>
            </w:r>
          </w:p>
        </w:tc>
        <w:tc>
          <w:tcPr>
            <w:tcW w:w="10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2114B1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0</w:t>
            </w:r>
          </w:p>
        </w:tc>
      </w:tr>
      <w:tr w14:paraId="3FBDD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D0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黑体" w:cs="Times New Roman"/>
                <w:sz w:val="24"/>
                <w:highlight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综保区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D0770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180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5E7A49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 xml:space="preserve">5 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64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2.8%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B3C51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70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C9D325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 xml:space="preserve">15.4 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D4758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highlight w:val="none"/>
                <w:lang w:val="en-US" w:eastAsia="zh-CN" w:bidi="ar"/>
                <w:rPrChange w:id="1592" w:author="胤长安" w:date="2026-01-17T12:18:01Z">
                  <w:rPr>
                    <w:rFonts w:hint="eastAsia" w:ascii="Times New Roman" w:hAnsi="Times New Roman" w:eastAsia="宋体" w:cs="Times New Roman"/>
                    <w:kern w:val="0"/>
                    <w:sz w:val="24"/>
                    <w:szCs w:val="24"/>
                    <w:highlight w:val="none"/>
                    <w:lang w:val="en-US" w:eastAsia="zh-CN" w:bidi="ar"/>
                  </w:rPr>
                </w:rPrChange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22%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29211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18</w:t>
            </w:r>
          </w:p>
        </w:tc>
        <w:tc>
          <w:tcPr>
            <w:tcW w:w="9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53B7F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  <w:rPrChange w:id="1593" w:author="胤长安" w:date="2026-01-17T12:18:01Z">
                  <w:rPr>
                    <w:rFonts w:hint="default" w:ascii="Times New Roman" w:hAnsi="Times New Roman" w:eastAsia="宋体" w:cs="Times New Roman"/>
                    <w:i w:val="0"/>
                    <w:iCs w:val="0"/>
                    <w:color w:val="000000"/>
                    <w:kern w:val="0"/>
                    <w:sz w:val="24"/>
                    <w:szCs w:val="24"/>
                    <w:highlight w:val="yellow"/>
                    <w:u w:val="none"/>
                    <w:lang w:val="en-US" w:eastAsia="zh-CN" w:bidi="ar"/>
                  </w:rPr>
                </w:rPrChange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2317F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  <w:rPrChange w:id="1594" w:author="胤长安" w:date="2026-01-17T12:18:01Z">
                  <w:rPr>
                    <w:rFonts w:hint="default" w:ascii="Times New Roman" w:hAnsi="Times New Roman" w:eastAsia="宋体" w:cs="Times New Roman"/>
                    <w:i w:val="0"/>
                    <w:iCs w:val="0"/>
                    <w:color w:val="000000"/>
                    <w:kern w:val="0"/>
                    <w:sz w:val="24"/>
                    <w:szCs w:val="24"/>
                    <w:highlight w:val="yellow"/>
                    <w:u w:val="none"/>
                    <w:lang w:val="en-US" w:eastAsia="zh-CN" w:bidi="ar"/>
                  </w:rPr>
                </w:rPrChange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6%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73465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3000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0D507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0</w:t>
            </w:r>
          </w:p>
        </w:tc>
        <w:tc>
          <w:tcPr>
            <w:tcW w:w="10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A5D63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0</w:t>
            </w:r>
          </w:p>
        </w:tc>
      </w:tr>
      <w:tr w14:paraId="41849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B9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光电园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D2D24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180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9591E2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 xml:space="preserve">112.6 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8C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62.6%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C1A51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90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9B5091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 xml:space="preserve">37.8 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E7D05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42%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12DA2">
            <w:pPr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bidi="ar"/>
              </w:rPr>
              <w:t>33</w:t>
            </w:r>
          </w:p>
        </w:tc>
        <w:tc>
          <w:tcPr>
            <w:tcW w:w="9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FC5F0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  <w:rPrChange w:id="1595" w:author="胤长安" w:date="2026-01-17T12:18:01Z">
                  <w:rPr>
                    <w:rFonts w:hint="eastAsia" w:ascii="Times New Roman" w:hAnsi="Times New Roman" w:eastAsia="宋体" w:cs="Times New Roman"/>
                    <w:i w:val="0"/>
                    <w:iCs w:val="0"/>
                    <w:color w:val="000000"/>
                    <w:kern w:val="0"/>
                    <w:sz w:val="24"/>
                    <w:szCs w:val="24"/>
                    <w:highlight w:val="yellow"/>
                    <w:u w:val="none"/>
                    <w:lang w:val="en-US" w:eastAsia="zh-CN" w:bidi="ar"/>
                  </w:rPr>
                </w:rPrChange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14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A02C0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  <w:rPrChange w:id="1596" w:author="胤长安" w:date="2026-01-17T12:18:01Z">
                  <w:rPr>
                    <w:rFonts w:hint="eastAsia" w:ascii="Times New Roman" w:hAnsi="Times New Roman" w:eastAsia="宋体" w:cs="Times New Roman"/>
                    <w:i w:val="0"/>
                    <w:iCs w:val="0"/>
                    <w:color w:val="000000"/>
                    <w:kern w:val="0"/>
                    <w:sz w:val="24"/>
                    <w:szCs w:val="24"/>
                    <w:highlight w:val="yellow"/>
                    <w:u w:val="none"/>
                    <w:lang w:val="en-US" w:eastAsia="zh-CN" w:bidi="ar"/>
                  </w:rPr>
                </w:rPrChange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42%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2CDED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8500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21502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3305</w:t>
            </w:r>
          </w:p>
        </w:tc>
        <w:tc>
          <w:tcPr>
            <w:tcW w:w="10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F4F7B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39%</w:t>
            </w:r>
          </w:p>
        </w:tc>
      </w:tr>
      <w:tr w14:paraId="6F74F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1F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服务业园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1C1EA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140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89C838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 xml:space="preserve">19 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2A9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13.6%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416E7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45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81FAF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 xml:space="preserve">5.6 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EB6F5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12.5%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3197C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22</w:t>
            </w:r>
          </w:p>
        </w:tc>
        <w:tc>
          <w:tcPr>
            <w:tcW w:w="9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851D1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  <w:rPrChange w:id="1598" w:author="胤长安" w:date="2026-01-17T12:18:01Z">
                  <w:rPr>
                    <w:rFonts w:hint="default" w:ascii="Times New Roman" w:hAnsi="Times New Roman" w:eastAsia="宋体" w:cs="Times New Roman"/>
                    <w:i w:val="0"/>
                    <w:iCs w:val="0"/>
                    <w:color w:val="000000"/>
                    <w:kern w:val="0"/>
                    <w:sz w:val="24"/>
                    <w:szCs w:val="24"/>
                    <w:highlight w:val="yellow"/>
                    <w:u w:val="none"/>
                    <w:lang w:val="en-US" w:eastAsia="zh-CN" w:bidi="ar"/>
                  </w:rPr>
                </w:rPrChange>
              </w:rPr>
              <w:pPrChange w:id="1597" w:author="胤长安" w:date="2026-01-15T18:20:41Z">
                <w:pPr>
                  <w:pStyle w:val="7"/>
                </w:pPr>
              </w:pPrChange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30E0E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  <w:rPrChange w:id="1599" w:author="胤长安" w:date="2026-01-17T12:18:01Z">
                  <w:rPr>
                    <w:rFonts w:hint="default" w:ascii="Times New Roman" w:hAnsi="Times New Roman" w:eastAsia="宋体" w:cs="Times New Roman"/>
                    <w:i w:val="0"/>
                    <w:iCs w:val="0"/>
                    <w:color w:val="000000"/>
                    <w:kern w:val="0"/>
                    <w:sz w:val="24"/>
                    <w:szCs w:val="24"/>
                    <w:highlight w:val="yellow"/>
                    <w:u w:val="none"/>
                    <w:lang w:val="en-US" w:eastAsia="zh-CN" w:bidi="ar"/>
                  </w:rPr>
                </w:rPrChange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ar"/>
              </w:rPr>
              <w:t>41</w:t>
            </w: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%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F1093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3500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E5676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1190</w:t>
            </w:r>
          </w:p>
        </w:tc>
        <w:tc>
          <w:tcPr>
            <w:tcW w:w="10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DF8DD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34%</w:t>
            </w:r>
          </w:p>
        </w:tc>
      </w:tr>
      <w:tr w14:paraId="68A2A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95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智造园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A031E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230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22A79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 xml:space="preserve">180.3 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CC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78.4%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56736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180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3E5A8D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122.4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0D6B6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68%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86754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10</w:t>
            </w:r>
          </w:p>
        </w:tc>
        <w:tc>
          <w:tcPr>
            <w:tcW w:w="9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34695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  <w:rPrChange w:id="1600" w:author="胤长安" w:date="2026-01-17T12:18:01Z">
                  <w:rPr>
                    <w:rFonts w:hint="default" w:ascii="Times New Roman" w:hAnsi="Times New Roman" w:eastAsia="宋体" w:cs="Times New Roman"/>
                    <w:i w:val="0"/>
                    <w:iCs w:val="0"/>
                    <w:color w:val="000000"/>
                    <w:kern w:val="0"/>
                    <w:sz w:val="24"/>
                    <w:szCs w:val="24"/>
                    <w:highlight w:val="yellow"/>
                    <w:u w:val="none"/>
                    <w:lang w:val="en-US" w:eastAsia="zh-CN" w:bidi="ar"/>
                  </w:rPr>
                </w:rPrChange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50A2C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  <w:rPrChange w:id="1601" w:author="胤长安" w:date="2026-01-17T12:18:01Z">
                  <w:rPr>
                    <w:rFonts w:hint="default" w:ascii="Times New Roman" w:hAnsi="Times New Roman" w:eastAsia="宋体" w:cs="Times New Roman"/>
                    <w:i w:val="0"/>
                    <w:iCs w:val="0"/>
                    <w:color w:val="000000"/>
                    <w:kern w:val="0"/>
                    <w:sz w:val="24"/>
                    <w:szCs w:val="24"/>
                    <w:highlight w:val="yellow"/>
                    <w:u w:val="none"/>
                    <w:lang w:val="en-US" w:eastAsia="zh-CN" w:bidi="ar"/>
                  </w:rPr>
                </w:rPrChange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40%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8A63E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3000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AEC08C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0</w:t>
            </w:r>
          </w:p>
        </w:tc>
        <w:tc>
          <w:tcPr>
            <w:tcW w:w="10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015F5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0</w:t>
            </w:r>
          </w:p>
        </w:tc>
      </w:tr>
      <w:tr w14:paraId="1F3B6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DF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中华园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5FFED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  <w:lang w:bidi="ar"/>
              </w:rPr>
              <w:t>20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30FB64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 w:bidi="ar"/>
              </w:rPr>
              <w:t>2.1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BA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10.5%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CCEC2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5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889049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0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F0281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D1268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9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43DE4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  <w:rPrChange w:id="1602" w:author="胤长安" w:date="2026-01-17T12:18:01Z">
                  <w:rPr>
                    <w:rFonts w:hint="default" w:ascii="Times New Roman" w:hAnsi="Times New Roman" w:eastAsia="宋体" w:cs="Times New Roman"/>
                    <w:i w:val="0"/>
                    <w:iCs w:val="0"/>
                    <w:color w:val="000000"/>
                    <w:kern w:val="0"/>
                    <w:sz w:val="24"/>
                    <w:szCs w:val="24"/>
                    <w:highlight w:val="yellow"/>
                    <w:u w:val="none"/>
                    <w:lang w:val="en-US" w:eastAsia="zh-CN" w:bidi="ar"/>
                  </w:rPr>
                </w:rPrChange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0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9E0BC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  <w:rPrChange w:id="1603" w:author="胤长安" w:date="2026-01-17T12:18:01Z">
                  <w:rPr>
                    <w:rFonts w:hint="default" w:ascii="Times New Roman" w:hAnsi="Times New Roman" w:eastAsia="宋体" w:cs="Times New Roman"/>
                    <w:i w:val="0"/>
                    <w:iCs w:val="0"/>
                    <w:color w:val="000000"/>
                    <w:kern w:val="0"/>
                    <w:sz w:val="24"/>
                    <w:szCs w:val="24"/>
                    <w:highlight w:val="yellow"/>
                    <w:u w:val="none"/>
                    <w:lang w:val="en-US" w:eastAsia="zh-CN" w:bidi="ar"/>
                  </w:rPr>
                </w:rPrChange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0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37E52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-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2A7C2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-</w:t>
            </w:r>
          </w:p>
        </w:tc>
        <w:tc>
          <w:tcPr>
            <w:tcW w:w="10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8528B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-</w:t>
            </w:r>
          </w:p>
        </w:tc>
      </w:tr>
      <w:tr w14:paraId="00312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26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中心城</w:t>
            </w:r>
          </w:p>
        </w:tc>
        <w:tc>
          <w:tcPr>
            <w:tcW w:w="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0B6633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  <w:lang w:bidi="ar"/>
              </w:rPr>
              <w:t>120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5EBAD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 w:bidi="ar"/>
              </w:rPr>
              <w:t>58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  <w:lang w:bidi="ar"/>
              </w:rPr>
              <w:t xml:space="preserve">.9 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FE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49.1%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C6F9C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45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383C92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 xml:space="preserve">8.9 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DFD001">
            <w:pPr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19.7%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F07FA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20</w:t>
            </w:r>
          </w:p>
        </w:tc>
        <w:tc>
          <w:tcPr>
            <w:tcW w:w="9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20B56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  <w:rPrChange w:id="1604" w:author="胤长安" w:date="2026-01-17T12:18:01Z">
                  <w:rPr>
                    <w:rFonts w:hint="eastAsia" w:ascii="Times New Roman" w:hAnsi="Times New Roman" w:eastAsia="宋体" w:cs="Times New Roman"/>
                    <w:i w:val="0"/>
                    <w:iCs w:val="0"/>
                    <w:color w:val="000000"/>
                    <w:kern w:val="0"/>
                    <w:sz w:val="24"/>
                    <w:szCs w:val="24"/>
                    <w:highlight w:val="yellow"/>
                    <w:u w:val="none"/>
                    <w:lang w:val="en-US" w:eastAsia="zh-CN" w:bidi="ar"/>
                  </w:rPr>
                </w:rPrChange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7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510C2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  <w:rPrChange w:id="1605" w:author="胤长安" w:date="2026-01-17T12:18:01Z">
                  <w:rPr>
                    <w:rFonts w:hint="eastAsia" w:ascii="Times New Roman" w:hAnsi="Times New Roman" w:eastAsia="宋体" w:cs="Times New Roman"/>
                    <w:i w:val="0"/>
                    <w:iCs w:val="0"/>
                    <w:color w:val="000000"/>
                    <w:kern w:val="0"/>
                    <w:sz w:val="24"/>
                    <w:szCs w:val="24"/>
                    <w:highlight w:val="yellow"/>
                    <w:u w:val="none"/>
                    <w:lang w:val="en-US" w:eastAsia="zh-CN" w:bidi="ar"/>
                  </w:rPr>
                </w:rPrChange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35%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FAC57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4500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6FCD8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0</w:t>
            </w:r>
          </w:p>
        </w:tc>
        <w:tc>
          <w:tcPr>
            <w:tcW w:w="10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B98E0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"/>
              </w:rPr>
              <w:t>0</w:t>
            </w:r>
          </w:p>
        </w:tc>
      </w:tr>
    </w:tbl>
    <w:p w14:paraId="36A3013D">
      <w:pPr>
        <w:spacing w:line="560" w:lineRule="exact"/>
        <w:rPr>
          <w:rFonts w:hint="eastAsia" w:ascii="Times New Roman" w:hAnsi="Times New Roman" w:eastAsia="黑体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附件</w:t>
      </w:r>
      <w:r>
        <w:rPr>
          <w:rFonts w:hint="eastAsia" w:ascii="Times New Roman" w:hAnsi="Times New Roman" w:eastAsia="黑体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2</w:t>
      </w:r>
    </w:p>
    <w:p w14:paraId="1390ACC2">
      <w:pPr>
        <w:jc w:val="center"/>
        <w:rPr>
          <w:rStyle w:val="11"/>
          <w:rFonts w:hint="default" w:ascii="Times New Roman" w:hAnsi="Times New Roman" w:cs="Times New Roman"/>
          <w:sz w:val="40"/>
          <w:szCs w:val="40"/>
          <w:highlight w:val="none"/>
          <w:lang w:bidi="ar"/>
        </w:rPr>
      </w:pPr>
      <w:del w:id="1606" w:author="胤长安" w:date="2026-01-06T09:09:41Z">
        <w:r>
          <w:rPr>
            <w:rStyle w:val="11"/>
            <w:rFonts w:hint="default" w:ascii="Times New Roman" w:hAnsi="Times New Roman" w:cs="Times New Roman"/>
            <w:sz w:val="40"/>
            <w:szCs w:val="40"/>
            <w:highlight w:val="none"/>
            <w:lang w:val="en-US" w:eastAsia="zh-CN" w:bidi="ar"/>
          </w:rPr>
          <w:delText>1-7</w:delText>
        </w:r>
      </w:del>
      <w:ins w:id="1607" w:author="STAR" w:date="2025-11-05T17:33:51Z">
        <w:del w:id="1608" w:author="胤长安" w:date="2026-01-06T09:09:41Z">
          <w:r>
            <w:rPr>
              <w:rStyle w:val="11"/>
              <w:rFonts w:hint="eastAsia" w:ascii="Times New Roman" w:hAnsi="Times New Roman" w:cs="Times New Roman"/>
              <w:sz w:val="40"/>
              <w:szCs w:val="40"/>
              <w:highlight w:val="none"/>
              <w:lang w:val="en-US" w:eastAsia="zh-CN" w:bidi="ar"/>
            </w:rPr>
            <w:delText>1</w:delText>
          </w:r>
        </w:del>
      </w:ins>
      <w:ins w:id="1609" w:author="STAR" w:date="2025-11-05T17:33:51Z">
        <w:del w:id="1610" w:author="胤长安" w:date="2026-01-06T09:09:41Z">
          <w:r>
            <w:rPr>
              <w:rStyle w:val="11"/>
              <w:rFonts w:hint="default" w:ascii="Times New Roman" w:hAnsi="Times New Roman" w:cs="Times New Roman"/>
              <w:sz w:val="40"/>
              <w:szCs w:val="40"/>
              <w:highlight w:val="none"/>
              <w:lang w:val="en-US" w:eastAsia="zh-CN" w:bidi="ar"/>
            </w:rPr>
            <w:delText>0</w:delText>
          </w:r>
        </w:del>
      </w:ins>
      <w:ins w:id="1611" w:author="刘千畅" w:date="2025-12-11T10:17:17Z">
        <w:del w:id="1612" w:author="胤长安" w:date="2026-01-06T09:09:41Z">
          <w:r>
            <w:rPr>
              <w:rStyle w:val="11"/>
              <w:rFonts w:hint="eastAsia" w:ascii="Times New Roman" w:hAnsi="Times New Roman" w:cs="Times New Roman"/>
              <w:sz w:val="40"/>
              <w:szCs w:val="40"/>
              <w:highlight w:val="none"/>
              <w:lang w:val="en-US" w:eastAsia="zh-CN" w:bidi="ar"/>
            </w:rPr>
            <w:delText>1</w:delText>
          </w:r>
        </w:del>
      </w:ins>
      <w:del w:id="1613" w:author="胤长安" w:date="2026-01-06T09:09:41Z">
        <w:r>
          <w:rPr>
            <w:rStyle w:val="11"/>
            <w:rFonts w:hint="default" w:ascii="Times New Roman" w:hAnsi="Times New Roman" w:cs="Times New Roman"/>
            <w:sz w:val="40"/>
            <w:szCs w:val="40"/>
            <w:highlight w:val="none"/>
            <w:lang w:val="en-US" w:eastAsia="zh-CN" w:bidi="ar"/>
          </w:rPr>
          <w:delText>月</w:delText>
        </w:r>
      </w:del>
      <w:r>
        <w:rPr>
          <w:rStyle w:val="11"/>
          <w:rFonts w:hint="default" w:ascii="Times New Roman" w:hAnsi="Times New Roman" w:cs="Times New Roman"/>
          <w:sz w:val="40"/>
          <w:szCs w:val="40"/>
          <w:highlight w:val="none"/>
          <w:lang w:bidi="ar"/>
        </w:rPr>
        <w:t>各园区202</w:t>
      </w:r>
      <w:r>
        <w:rPr>
          <w:rStyle w:val="11"/>
          <w:rFonts w:hint="eastAsia" w:ascii="Times New Roman" w:hAnsi="Times New Roman" w:eastAsia="方正小标宋简体" w:cs="Times New Roman"/>
          <w:sz w:val="40"/>
          <w:szCs w:val="40"/>
          <w:highlight w:val="none"/>
          <w:lang w:val="en-US" w:eastAsia="zh-CN" w:bidi="ar"/>
        </w:rPr>
        <w:t>6</w:t>
      </w:r>
      <w:r>
        <w:rPr>
          <w:rStyle w:val="11"/>
          <w:rFonts w:hint="default" w:ascii="Times New Roman" w:hAnsi="Times New Roman" w:cs="Times New Roman"/>
          <w:sz w:val="40"/>
          <w:szCs w:val="40"/>
          <w:highlight w:val="none"/>
          <w:lang w:bidi="ar"/>
        </w:rPr>
        <w:t>年</w:t>
      </w:r>
      <w:r>
        <w:rPr>
          <w:rStyle w:val="11"/>
          <w:rFonts w:hint="eastAsia" w:ascii="Times New Roman" w:hAnsi="Times New Roman" w:eastAsia="方正小标宋简体" w:cs="Times New Roman"/>
          <w:sz w:val="40"/>
          <w:szCs w:val="40"/>
          <w:highlight w:val="none"/>
          <w:lang w:val="en-US" w:eastAsia="zh-CN" w:bidi="ar"/>
        </w:rPr>
        <w:t>上半年</w:t>
      </w:r>
      <w:r>
        <w:rPr>
          <w:rStyle w:val="11"/>
          <w:rFonts w:hint="default" w:ascii="Times New Roman" w:hAnsi="Times New Roman" w:cs="Times New Roman"/>
          <w:sz w:val="40"/>
          <w:szCs w:val="40"/>
          <w:highlight w:val="none"/>
          <w:lang w:bidi="ar"/>
        </w:rPr>
        <w:t>见商、出差及活动情况</w:t>
      </w:r>
    </w:p>
    <w:tbl>
      <w:tblPr>
        <w:tblStyle w:val="8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  <w:tblPrChange w:id="1614" w:author="胤长安" w:date="2026-01-15T18:11:06Z">
          <w:tblPr>
            <w:tblStyle w:val="8"/>
            <w:tblW w:w="4400" w:type="pct"/>
            <w:jc w:val="center"/>
            <w:tblLayout w:type="autofit"/>
            <w:tblCellMar>
              <w:top w:w="0" w:type="dxa"/>
              <w:left w:w="0" w:type="dxa"/>
              <w:bottom w:w="0" w:type="dxa"/>
              <w:right w:w="0" w:type="dxa"/>
            </w:tblCellMar>
          </w:tblPr>
        </w:tblPrChange>
      </w:tblPr>
      <w:tblGrid>
        <w:gridCol w:w="1464"/>
        <w:gridCol w:w="1371"/>
        <w:gridCol w:w="1072"/>
        <w:gridCol w:w="1212"/>
        <w:gridCol w:w="1279"/>
        <w:gridCol w:w="7590"/>
        <w:tblGridChange w:id="1615">
          <w:tblGrid>
            <w:gridCol w:w="1323"/>
            <w:gridCol w:w="1342"/>
            <w:gridCol w:w="1382"/>
            <w:gridCol w:w="1480"/>
            <w:gridCol w:w="1714"/>
            <w:gridCol w:w="5068"/>
          </w:tblGrid>
        </w:tblGridChange>
      </w:tblGrid>
      <w:tr w14:paraId="1390ACCA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1616" w:author="胤长安" w:date="2026-01-15T18:11:06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700" w:hRule="atLeast"/>
          <w:jc w:val="center"/>
          <w:trPrChange w:id="1616" w:author="胤长安" w:date="2026-01-15T18:11:06Z">
            <w:trPr>
              <w:trHeight w:val="1201" w:hRule="atLeast"/>
              <w:jc w:val="center"/>
            </w:trPr>
          </w:trPrChange>
        </w:trPr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17" w:author="胤长安" w:date="2026-01-15T18:11:06Z">
              <w:tcPr>
                <w:tcW w:w="537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C3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618" w:author="STAR" w:date="2025-09-04T11:03:45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619" w:author="STAR" w:date="2025-09-04T11:03:45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t>招商单位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20" w:author="胤长安" w:date="2026-01-15T18:11:06Z">
              <w:tcPr>
                <w:tcW w:w="545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49EA3">
            <w:pPr>
              <w:jc w:val="center"/>
              <w:textAlignment w:val="center"/>
              <w:rPr>
                <w:rFonts w:hint="eastAsia"/>
                <w:highlight w:val="none"/>
                <w:lang w:val="en-US" w:eastAsia="zh-CN"/>
                <w:rPrChange w:id="1622" w:author="STAR" w:date="2025-11-07T09:36:38Z">
                  <w:rPr>
                    <w:rFonts w:hint="default"/>
                    <w:lang w:val="en-US" w:eastAsia="zh-CN"/>
                  </w:rPr>
                </w:rPrChange>
              </w:rPr>
              <w:pPrChange w:id="1621" w:author="STAR" w:date="2025-09-05T12:10:37Z">
                <w:pPr>
                  <w:pStyle w:val="5"/>
                </w:pPr>
              </w:pPrChange>
            </w:pPr>
            <w:r>
              <w:rPr>
                <w:rFonts w:hint="default" w:ascii="Times New Roman" w:hAnsi="Times New Roman" w:eastAsia="黑体" w:cs="Times New Roman"/>
                <w:color w:val="000000"/>
                <w:spacing w:val="-17"/>
                <w:kern w:val="0"/>
                <w:sz w:val="24"/>
                <w:highlight w:val="none"/>
                <w:lang w:bidi="ar"/>
              </w:rPr>
              <w:t>分管委领导或招商单位班子成员</w:t>
            </w:r>
            <w:r>
              <w:rPr>
                <w:rFonts w:hint="eastAsia" w:ascii="Times New Roman" w:hAnsi="Times New Roman" w:eastAsia="黑体" w:cs="Times New Roman"/>
                <w:color w:val="000000"/>
                <w:spacing w:val="-17"/>
                <w:kern w:val="0"/>
                <w:sz w:val="24"/>
                <w:highlight w:val="none"/>
                <w:lang w:val="en-US" w:eastAsia="zh-CN" w:bidi="ar"/>
              </w:rPr>
              <w:t>上半年</w:t>
            </w:r>
            <w:r>
              <w:rPr>
                <w:rFonts w:hint="default" w:ascii="Times New Roman" w:hAnsi="Times New Roman" w:eastAsia="黑体" w:cs="Times New Roman"/>
                <w:color w:val="000000"/>
                <w:spacing w:val="-17"/>
                <w:kern w:val="0"/>
                <w:sz w:val="24"/>
                <w:highlight w:val="none"/>
                <w:lang w:bidi="ar"/>
              </w:rPr>
              <w:t>见商次数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23" w:author="胤长安" w:date="2026-01-15T18:11:06Z">
              <w:tcPr>
                <w:tcW w:w="561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C5">
            <w:pPr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624" w:author="STAR" w:date="2025-11-07T09:36:38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val="en-US" w:eastAsia="zh-CN" w:bidi="ar"/>
              </w:rPr>
              <w:t>上半年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</w:rPr>
              <w:t>赴外地</w:t>
            </w:r>
            <w:r>
              <w:rPr>
                <w:rFonts w:hint="default" w:ascii="Times New Roman" w:hAnsi="Times New Roman" w:eastAsia="黑体" w:cs="Times New Roman"/>
                <w:kern w:val="0"/>
                <w:sz w:val="24"/>
                <w:highlight w:val="none"/>
                <w:lang w:bidi="ar"/>
              </w:rPr>
              <w:t>招商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</w:rPr>
              <w:t>总批次</w:t>
            </w:r>
          </w:p>
        </w:tc>
        <w:tc>
          <w:tcPr>
            <w:tcW w:w="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25" w:author="胤长安" w:date="2026-01-15T18:11:06Z">
              <w:tcPr>
                <w:tcW w:w="601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C6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626" w:author="STAR" w:date="2025-11-07T09:36:38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627" w:author="STAR" w:date="2025-11-07T09:36:38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t>“周周有签约”活动</w:t>
            </w:r>
            <w:r>
              <w:rPr>
                <w:rFonts w:hint="default" w:ascii="Times New Roman" w:hAnsi="Times New Roman" w:eastAsia="黑体" w:cs="Times New Roman"/>
                <w:color w:val="000000"/>
                <w:spacing w:val="-17"/>
                <w:kern w:val="0"/>
                <w:sz w:val="24"/>
                <w:highlight w:val="none"/>
                <w:lang w:bidi="ar"/>
                <w:rPrChange w:id="1628" w:author="STAR" w:date="2025-11-07T09:36:38Z">
                  <w:rPr>
                    <w:rFonts w:hint="default" w:ascii="Times New Roman" w:hAnsi="Times New Roman" w:eastAsia="黑体" w:cs="Times New Roman"/>
                    <w:color w:val="000000"/>
                    <w:spacing w:val="-17"/>
                    <w:kern w:val="0"/>
                    <w:sz w:val="24"/>
                    <w:lang w:bidi="ar"/>
                  </w:rPr>
                </w:rPrChange>
              </w:rPr>
              <w:t>次数</w:t>
            </w:r>
          </w:p>
        </w:tc>
        <w:tc>
          <w:tcPr>
            <w:tcW w:w="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29" w:author="胤长安" w:date="2026-01-15T18:11:06Z">
              <w:tcPr>
                <w:tcW w:w="696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C7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630" w:author="STAR" w:date="2025-11-07T09:36:38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631" w:author="STAR" w:date="2025-11-07T09:36:38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t>举办招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632" w:author="STAR" w:date="2025-11-07T09:36:38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t>商</w:t>
            </w:r>
          </w:p>
          <w:p w14:paraId="1390ACC8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633" w:author="STAR" w:date="2025-11-07T09:36:38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634" w:author="STAR" w:date="2025-11-07T09:36:38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t>活动次数</w:t>
            </w:r>
          </w:p>
        </w:tc>
        <w:tc>
          <w:tcPr>
            <w:tcW w:w="2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35" w:author="胤长安" w:date="2026-01-15T18:11:06Z">
              <w:tcPr>
                <w:tcW w:w="2057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C9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636" w:author="STAR" w:date="2025-11-07T09:36:38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val="en-US" w:eastAsia="zh-CN" w:bidi="ar"/>
              </w:rPr>
              <w:t>重点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637" w:author="STAR" w:date="2025-11-07T09:36:38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t>招商活动明细</w:t>
            </w:r>
          </w:p>
        </w:tc>
      </w:tr>
      <w:tr w14:paraId="1390ACD1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1638" w:author="刘千畅" w:date="2025-12-15T16:00:04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444" w:hRule="atLeast"/>
          <w:jc w:val="center"/>
          <w:trPrChange w:id="1638" w:author="刘千畅" w:date="2025-12-15T16:00:04Z">
            <w:trPr>
              <w:trHeight w:val="440" w:hRule="atLeast"/>
              <w:jc w:val="center"/>
            </w:trPr>
          </w:trPrChange>
        </w:trPr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39" w:author="刘千畅" w:date="2025-12-15T16:00:04Z">
              <w:tcPr>
                <w:tcW w:w="537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CB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640" w:author="STAR" w:date="2025-09-04T11:03:45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黑体" w:cs="Times New Roman"/>
                <w:kern w:val="0"/>
                <w:sz w:val="24"/>
                <w:highlight w:val="none"/>
                <w:lang w:bidi="ar"/>
                <w:rPrChange w:id="1641" w:author="STAR" w:date="2025-09-04T11:03:45Z">
                  <w:rPr>
                    <w:rFonts w:hint="default" w:ascii="Times New Roman" w:hAnsi="Times New Roman" w:eastAsia="黑体" w:cs="Times New Roman"/>
                    <w:kern w:val="0"/>
                    <w:sz w:val="24"/>
                    <w:lang w:bidi="ar"/>
                  </w:rPr>
                </w:rPrChange>
              </w:rPr>
              <w:t>合 计</w:t>
            </w:r>
          </w:p>
        </w:tc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42" w:author="刘千畅" w:date="2025-12-15T16:00:04Z">
              <w:tcPr>
                <w:tcW w:w="545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36ADA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1596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43" w:author="刘千畅" w:date="2025-12-15T16:00:04Z">
              <w:tcPr>
                <w:tcW w:w="561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  <w:rPrChange w:id="1644" w:author="胤长安" w:date="2026-01-17T12:18:01Z">
                  <w:rPr>
                    <w:rFonts w:hint="default" w:ascii="宋体" w:hAnsi="宋体" w:eastAsia="宋体" w:cs="宋体"/>
                    <w:b/>
                    <w:bCs/>
                    <w:i w:val="0"/>
                    <w:iCs w:val="0"/>
                    <w:color w:val="000000"/>
                    <w:kern w:val="2"/>
                    <w:sz w:val="22"/>
                    <w:szCs w:val="22"/>
                    <w:u w:val="none"/>
                    <w:lang w:val="en-US" w:eastAsia="zh-CN" w:bidi="ar-SA"/>
                  </w:rPr>
                </w:rPrChange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134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45" w:author="刘千畅" w:date="2025-12-15T16:00:04Z">
              <w:tcPr>
                <w:tcW w:w="601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CE">
            <w:pPr>
              <w:autoSpaceDE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highlight w:val="none"/>
                <w:lang w:val="en-US" w:eastAsia="zh-CN" w:bidi="ar"/>
                <w:rPrChange w:id="1646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val="en-US" w:eastAsia="zh-CN" w:bidi="ar"/>
                  </w:rPr>
                </w:rPrChange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 w:bidi="ar"/>
              </w:rPr>
              <w:t>24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47" w:author="刘千畅" w:date="2025-12-15T16:00:04Z">
              <w:tcPr>
                <w:tcW w:w="696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D93A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1648" w:author="STAR" w:date="2025-09-05T11:07:11Z"/>
                <w:rFonts w:hint="default" w:ascii="Times New Roman" w:hAnsi="Times New Roman" w:eastAsia="宋体" w:cs="Times New Roman"/>
                <w:color w:val="000000"/>
                <w:kern w:val="0"/>
                <w:sz w:val="24"/>
                <w:highlight w:val="none"/>
                <w:lang w:val="en-US" w:eastAsia="zh-CN" w:bidi="ar"/>
                <w:rPrChange w:id="1649" w:author="胤长安" w:date="2026-01-17T12:18:01Z">
                  <w:rPr>
                    <w:ins w:id="1650" w:author="STAR" w:date="2025-09-05T11:07:11Z"/>
                    <w:rFonts w:hint="eastAsia" w:ascii="Times New Roman" w:hAnsi="Times New Roman" w:eastAsia="宋体" w:cs="Times New Roman"/>
                    <w:color w:val="000000"/>
                    <w:kern w:val="0"/>
                    <w:sz w:val="24"/>
                    <w:lang w:val="en-US" w:eastAsia="zh-CN" w:bidi="ar"/>
                  </w:rPr>
                </w:rPrChange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39</w:t>
            </w:r>
          </w:p>
        </w:tc>
        <w:tc>
          <w:tcPr>
            <w:tcW w:w="7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51" w:author="刘千畅" w:date="2025-12-15T16:00:04Z">
              <w:tcPr>
                <w:tcW w:w="2057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  <w:rPrChange w:id="1652" w:author="胤长安" w:date="2026-01-17T12:18:01Z">
                  <w:rPr>
                    <w:rFonts w:hint="default" w:ascii="楷体" w:hAnsi="楷体" w:eastAsia="楷体" w:cs="楷体"/>
                    <w:i w:val="0"/>
                    <w:iCs w:val="0"/>
                    <w:color w:val="000000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w:rPrChange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-</w:t>
            </w:r>
          </w:p>
        </w:tc>
      </w:tr>
      <w:tr w14:paraId="1390ACD8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1653" w:author="刘千畅" w:date="2025-12-15T16:00:06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519" w:hRule="atLeast"/>
          <w:jc w:val="center"/>
          <w:trPrChange w:id="1653" w:author="刘千畅" w:date="2025-12-15T16:00:06Z">
            <w:trPr>
              <w:trHeight w:val="443" w:hRule="atLeast"/>
              <w:jc w:val="center"/>
            </w:trPr>
          </w:trPrChange>
        </w:trPr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54" w:author="刘千畅" w:date="2025-12-15T16:00:06Z">
              <w:tcPr>
                <w:tcW w:w="537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D2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655" w:author="STAR" w:date="2025-09-04T11:03:45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656" w:author="STAR" w:date="2025-09-04T11:03:45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t>生物城</w:t>
            </w:r>
          </w:p>
        </w:tc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57" w:author="刘千畅" w:date="2025-12-15T16:00:06Z">
              <w:tcPr>
                <w:tcW w:w="545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51985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191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58" w:author="刘千畅" w:date="2025-12-15T16:00:06Z">
              <w:tcPr>
                <w:tcW w:w="561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highlight w:val="none"/>
                <w:u w:val="none"/>
                <w:lang w:bidi="ar"/>
                <w:rPrChange w:id="1659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17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60" w:author="刘千畅" w:date="2025-12-15T16:00:06Z">
              <w:tcPr>
                <w:tcW w:w="601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368EBB08">
            <w:pPr>
              <w:ind w:left="0" w:leftChars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highlight w:val="none"/>
                <w:lang w:bidi="ar"/>
                <w:rPrChange w:id="1662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pPrChange w:id="1661" w:author="STAR" w:date="2025-09-12T17:40:11Z">
                <w:pPr>
                  <w:pStyle w:val="4"/>
                  <w:ind w:left="0" w:leftChars="0" w:firstLine="0" w:firstLineChars="0"/>
                  <w:jc w:val="center"/>
                </w:pPr>
              </w:pPrChange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 w:bidi="ar"/>
              </w:rPr>
              <w:t>4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63" w:author="刘千畅" w:date="2025-12-15T16:00:06Z">
              <w:tcPr>
                <w:tcW w:w="696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3F19B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highlight w:val="none"/>
                <w:lang w:bidi="ar"/>
                <w:rPrChange w:id="1664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7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65" w:author="刘千畅" w:date="2025-12-15T16:00:06Z">
              <w:tcPr>
                <w:tcW w:w="2057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  <w:rPrChange w:id="1666" w:author="胤长安" w:date="2026-01-17T12:18:01Z">
                  <w:rPr>
                    <w:rFonts w:hint="default" w:ascii="楷体" w:hAnsi="楷体" w:eastAsia="楷体" w:cs="楷体"/>
                    <w:i w:val="0"/>
                    <w:iCs w:val="0"/>
                    <w:color w:val="000000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w:rPrChange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鼎康生物全球生物药制造创新峰会</w:t>
            </w:r>
          </w:p>
        </w:tc>
      </w:tr>
      <w:tr w14:paraId="1390ACDF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1667" w:author="刘千畅" w:date="2025-12-15T16:00:07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531" w:hRule="atLeast"/>
          <w:jc w:val="center"/>
          <w:trPrChange w:id="1667" w:author="刘千畅" w:date="2025-12-15T16:00:07Z">
            <w:trPr>
              <w:trHeight w:val="461" w:hRule="atLeast"/>
              <w:jc w:val="center"/>
            </w:trPr>
          </w:trPrChange>
        </w:trPr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68" w:author="刘千畅" w:date="2025-12-15T16:00:07Z">
              <w:tcPr>
                <w:tcW w:w="537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D9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669" w:author="STAR" w:date="2025-09-04T11:03:45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670" w:author="STAR" w:date="2025-09-04T11:03:45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t>未来城</w:t>
            </w:r>
          </w:p>
        </w:tc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71" w:author="刘千畅" w:date="2025-12-15T16:00:07Z">
              <w:tcPr>
                <w:tcW w:w="545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43D66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206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72" w:author="刘千畅" w:date="2025-12-15T16:00:07Z">
              <w:tcPr>
                <w:tcW w:w="561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highlight w:val="none"/>
                <w:u w:val="none"/>
                <w:lang w:bidi="ar"/>
                <w:rPrChange w:id="1673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74" w:author="刘千畅" w:date="2025-12-15T16:00:07Z">
              <w:tcPr>
                <w:tcW w:w="601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2248D7D0">
            <w:pPr>
              <w:ind w:left="0" w:leftChars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highlight w:val="none"/>
                <w:lang w:bidi="ar"/>
                <w:rPrChange w:id="1676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pPrChange w:id="1675" w:author="STAR" w:date="2025-09-12T17:40:11Z">
                <w:pPr>
                  <w:pStyle w:val="4"/>
                  <w:ind w:left="0" w:leftChars="0" w:firstLine="0" w:firstLineChars="0"/>
                  <w:jc w:val="center"/>
                </w:pPr>
              </w:pPrChange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 w:bidi="ar"/>
              </w:rPr>
              <w:t>3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77" w:author="刘千畅" w:date="2025-12-15T16:00:07Z">
              <w:tcPr>
                <w:tcW w:w="696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4C2BB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highlight w:val="none"/>
                <w:lang w:bidi="ar"/>
                <w:rPrChange w:id="1678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7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79" w:author="刘千畅" w:date="2025-12-15T16:00:07Z">
              <w:tcPr>
                <w:tcW w:w="2057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DE">
            <w:pPr>
              <w:jc w:val="center"/>
              <w:rPr>
                <w:ins w:id="1680" w:author="刘千畅" w:date="2025-12-15T16:15:48Z"/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  <w:rPrChange w:id="1681" w:author="胤长安" w:date="2026-01-17T12:18:01Z">
                  <w:rPr>
                    <w:ins w:id="1682" w:author="刘千畅" w:date="2025-12-15T16:15:48Z"/>
                    <w:rFonts w:hint="default" w:ascii="楷体" w:hAnsi="楷体" w:eastAsia="楷体" w:cs="楷体"/>
                    <w:i w:val="0"/>
                    <w:iCs w:val="0"/>
                    <w:color w:val="000000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w:rPrChange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-</w:t>
            </w:r>
          </w:p>
        </w:tc>
      </w:tr>
      <w:tr w14:paraId="1390ACE6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1683" w:author="刘千畅" w:date="2025-12-15T16:00:09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519" w:hRule="atLeast"/>
          <w:jc w:val="center"/>
          <w:trPrChange w:id="1683" w:author="刘千畅" w:date="2025-12-15T16:00:09Z">
            <w:trPr>
              <w:trHeight w:val="597" w:hRule="atLeast"/>
              <w:jc w:val="center"/>
            </w:trPr>
          </w:trPrChange>
        </w:trPr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84" w:author="刘千畅" w:date="2025-12-15T16:00:09Z">
              <w:tcPr>
                <w:tcW w:w="537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E0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685" w:author="STAR" w:date="2025-09-04T11:03:45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686" w:author="STAR" w:date="2025-09-04T11:03:45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t>综保区</w:t>
            </w:r>
          </w:p>
        </w:tc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87" w:author="刘千畅" w:date="2025-12-15T16:00:09Z">
              <w:tcPr>
                <w:tcW w:w="545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42EB9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159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88" w:author="刘千畅" w:date="2025-12-15T16:00:09Z">
              <w:tcPr>
                <w:tcW w:w="561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highlight w:val="none"/>
                <w:u w:val="none"/>
                <w:lang w:bidi="ar"/>
                <w:rPrChange w:id="1689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11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90" w:author="刘千畅" w:date="2025-12-15T16:00:09Z">
              <w:tcPr>
                <w:tcW w:w="601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CFD7123">
            <w:pPr>
              <w:ind w:left="0" w:leftChars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highlight w:val="none"/>
                <w:lang w:bidi="ar"/>
                <w:rPrChange w:id="1692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pPrChange w:id="1691" w:author="STAR" w:date="2025-09-12T17:40:11Z">
                <w:pPr>
                  <w:pStyle w:val="4"/>
                  <w:ind w:left="0" w:leftChars="0" w:firstLine="0" w:firstLineChars="0"/>
                  <w:jc w:val="center"/>
                </w:pPr>
              </w:pPrChange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  <w:lang w:bidi="ar"/>
              </w:rPr>
              <w:t>1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93" w:author="刘千畅" w:date="2025-12-15T16:00:09Z">
              <w:tcPr>
                <w:tcW w:w="696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0EDB6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highlight w:val="none"/>
                <w:lang w:bidi="ar"/>
                <w:rPrChange w:id="1694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7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95" w:author="刘千畅" w:date="2025-12-15T16:00:09Z">
              <w:tcPr>
                <w:tcW w:w="2057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  <w:rPrChange w:id="1696" w:author="胤长安" w:date="2026-01-17T12:18:01Z">
                  <w:rPr>
                    <w:rFonts w:hint="default" w:ascii="楷体" w:hAnsi="楷体" w:eastAsia="楷体" w:cs="楷体"/>
                    <w:i w:val="0"/>
                    <w:iCs w:val="0"/>
                    <w:color w:val="000000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w:rPrChange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综保区新质科技创业园区高质量发展论坛</w:t>
            </w:r>
          </w:p>
        </w:tc>
      </w:tr>
      <w:tr w14:paraId="1390ACED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1697" w:author="STAR" w:date="2025-11-06T16:08:15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387" w:hRule="atLeast"/>
          <w:jc w:val="center"/>
          <w:trPrChange w:id="1697" w:author="STAR" w:date="2025-11-06T16:08:15Z">
            <w:trPr>
              <w:trHeight w:val="597" w:hRule="atLeast"/>
              <w:jc w:val="center"/>
            </w:trPr>
          </w:trPrChange>
        </w:trPr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698" w:author="STAR" w:date="2025-11-06T16:08:15Z">
              <w:tcPr>
                <w:tcW w:w="537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E7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699" w:author="STAR" w:date="2025-09-04T11:03:45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700" w:author="STAR" w:date="2025-09-04T11:03:45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t>光电园</w:t>
            </w:r>
          </w:p>
        </w:tc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01" w:author="STAR" w:date="2025-11-06T16:08:15Z">
              <w:tcPr>
                <w:tcW w:w="545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64FF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200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02" w:author="STAR" w:date="2025-11-06T16:08:15Z">
              <w:tcPr>
                <w:tcW w:w="561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highlight w:val="none"/>
                <w:u w:val="none"/>
                <w:lang w:bidi="ar"/>
                <w:rPrChange w:id="1703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17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04" w:author="STAR" w:date="2025-11-06T16:08:15Z">
              <w:tcPr>
                <w:tcW w:w="601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62C0A5FA">
            <w:pPr>
              <w:ind w:left="0" w:leftChars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highlight w:val="none"/>
                <w:lang w:bidi="ar"/>
                <w:rPrChange w:id="1706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pPrChange w:id="1705" w:author="STAR" w:date="2025-09-12T17:40:11Z">
                <w:pPr>
                  <w:pStyle w:val="4"/>
                  <w:ind w:left="0" w:leftChars="0" w:firstLine="0" w:firstLineChars="0"/>
                  <w:jc w:val="center"/>
                </w:pPr>
              </w:pPrChange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  <w:lang w:bidi="ar"/>
              </w:rPr>
              <w:t>3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07" w:author="STAR" w:date="2025-11-06T16:08:15Z">
              <w:tcPr>
                <w:tcW w:w="696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25B75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highlight w:val="none"/>
                <w:lang w:bidi="ar"/>
                <w:rPrChange w:id="1708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7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09" w:author="STAR" w:date="2025-11-06T16:08:15Z">
              <w:tcPr>
                <w:tcW w:w="2057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  <w:rPrChange w:id="1710" w:author="胤长安" w:date="2026-01-17T12:18:01Z">
                  <w:rPr>
                    <w:rFonts w:hint="default" w:ascii="楷体" w:hAnsi="楷体" w:eastAsia="楷体" w:cs="楷体"/>
                    <w:i w:val="0"/>
                    <w:iCs w:val="0"/>
                    <w:color w:val="000000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w:rPrChange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-</w:t>
            </w:r>
          </w:p>
        </w:tc>
      </w:tr>
      <w:tr w14:paraId="1390ACF4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1711" w:author="STAR" w:date="2025-11-18T11:03:04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491" w:hRule="atLeast"/>
          <w:jc w:val="center"/>
          <w:trPrChange w:id="1711" w:author="STAR" w:date="2025-11-18T11:03:04Z">
            <w:trPr>
              <w:trHeight w:val="414" w:hRule="atLeast"/>
              <w:jc w:val="center"/>
            </w:trPr>
          </w:trPrChange>
        </w:trPr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12" w:author="STAR" w:date="2025-11-18T11:03:04Z">
              <w:tcPr>
                <w:tcW w:w="537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EE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713" w:author="STAR" w:date="2025-09-04T11:03:45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714" w:author="STAR" w:date="2025-09-04T11:03:45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t>服务业园</w:t>
            </w:r>
          </w:p>
        </w:tc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15" w:author="STAR" w:date="2025-11-18T11:03:04Z">
              <w:tcPr>
                <w:tcW w:w="545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45428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144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16" w:author="STAR" w:date="2025-11-18T11:03:04Z">
              <w:tcPr>
                <w:tcW w:w="561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highlight w:val="none"/>
                <w:u w:val="none"/>
                <w:lang w:bidi="ar"/>
                <w:rPrChange w:id="1717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11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18" w:author="STAR" w:date="2025-11-18T11:03:04Z">
              <w:tcPr>
                <w:tcW w:w="601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0DCE6E0B">
            <w:pPr>
              <w:ind w:left="0" w:leftChars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highlight w:val="none"/>
                <w:lang w:bidi="ar"/>
                <w:rPrChange w:id="1720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pPrChange w:id="1719" w:author="STAR" w:date="2025-09-12T17:40:11Z">
                <w:pPr>
                  <w:pStyle w:val="4"/>
                  <w:ind w:left="0" w:leftChars="0" w:firstLine="0" w:firstLineChars="0"/>
                  <w:jc w:val="center"/>
                </w:pPr>
              </w:pPrChange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  <w:lang w:bidi="ar"/>
              </w:rPr>
              <w:t>2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21" w:author="STAR" w:date="2025-11-18T11:03:04Z">
              <w:tcPr>
                <w:tcW w:w="696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03B1A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highlight w:val="none"/>
                <w:lang w:bidi="ar"/>
                <w:rPrChange w:id="1722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7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23" w:author="STAR" w:date="2025-11-18T11:03:04Z">
              <w:tcPr>
                <w:tcW w:w="2057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F3">
            <w:pPr>
              <w:jc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  <w:rPrChange w:id="1724" w:author="胤长安" w:date="2026-01-17T12:18:01Z">
                  <w:rPr>
                    <w:rFonts w:hint="default" w:ascii="楷体" w:hAnsi="楷体" w:eastAsia="楷体" w:cs="楷体"/>
                    <w:i w:val="0"/>
                    <w:iCs w:val="0"/>
                    <w:color w:val="000000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w:rPrChange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第四届软件创新发展大会鸿蒙生态赋能地方经济发展论坛</w:t>
            </w:r>
          </w:p>
        </w:tc>
      </w:tr>
      <w:tr w14:paraId="1390ACFB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1725" w:author="STAR" w:date="2025-11-18T11:03:06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428" w:hRule="atLeast"/>
          <w:jc w:val="center"/>
          <w:trPrChange w:id="1725" w:author="STAR" w:date="2025-11-18T11:03:06Z">
            <w:trPr>
              <w:trHeight w:val="414" w:hRule="atLeast"/>
              <w:jc w:val="center"/>
            </w:trPr>
          </w:trPrChange>
        </w:trPr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26" w:author="STAR" w:date="2025-11-18T11:03:06Z">
              <w:tcPr>
                <w:tcW w:w="537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F5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727" w:author="STAR" w:date="2025-09-04T11:03:45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728" w:author="STAR" w:date="2025-09-04T11:03:45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t>智造园</w:t>
            </w:r>
          </w:p>
        </w:tc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29" w:author="STAR" w:date="2025-11-18T11:03:06Z">
              <w:tcPr>
                <w:tcW w:w="545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6988F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109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30" w:author="STAR" w:date="2025-11-18T11:03:06Z">
              <w:tcPr>
                <w:tcW w:w="561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highlight w:val="none"/>
                <w:u w:val="none"/>
                <w:lang w:bidi="ar"/>
                <w:rPrChange w:id="1731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11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32" w:author="STAR" w:date="2025-11-18T11:03:06Z">
              <w:tcPr>
                <w:tcW w:w="601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3857C5C3">
            <w:pPr>
              <w:ind w:left="0" w:leftChars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highlight w:val="none"/>
                <w:lang w:bidi="ar"/>
                <w:rPrChange w:id="1734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pPrChange w:id="1733" w:author="STAR" w:date="2025-09-12T17:40:11Z">
                <w:pPr>
                  <w:pStyle w:val="4"/>
                  <w:ind w:left="0" w:leftChars="0" w:firstLine="0" w:firstLineChars="0"/>
                  <w:jc w:val="center"/>
                </w:pPr>
              </w:pPrChange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 w:bidi="ar"/>
              </w:rPr>
              <w:t>2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35" w:author="STAR" w:date="2025-11-18T11:03:06Z">
              <w:tcPr>
                <w:tcW w:w="696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61D71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highlight w:val="none"/>
                <w:lang w:bidi="ar"/>
                <w:rPrChange w:id="1736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7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37" w:author="STAR" w:date="2025-11-18T11:03:06Z">
              <w:tcPr>
                <w:tcW w:w="2057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FA">
            <w:pPr>
              <w:jc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  <w:rPrChange w:id="1738" w:author="胤长安" w:date="2026-01-17T12:18:01Z">
                  <w:rPr>
                    <w:rFonts w:hint="default" w:ascii="楷体" w:hAnsi="楷体" w:eastAsia="楷体" w:cs="楷体"/>
                    <w:i w:val="0"/>
                    <w:iCs w:val="0"/>
                    <w:color w:val="000000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w:rPrChange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-</w:t>
            </w:r>
          </w:p>
        </w:tc>
      </w:tr>
      <w:tr w14:paraId="1390AD02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1739" w:author="刘千畅" w:date="2025-12-15T16:00:18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423" w:hRule="atLeast"/>
          <w:jc w:val="center"/>
          <w:trPrChange w:id="1739" w:author="刘千畅" w:date="2025-12-15T16:00:18Z">
            <w:trPr>
              <w:trHeight w:val="414" w:hRule="atLeast"/>
              <w:jc w:val="center"/>
            </w:trPr>
          </w:trPrChange>
        </w:trPr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40" w:author="刘千畅" w:date="2025-12-15T16:00:18Z">
              <w:tcPr>
                <w:tcW w:w="537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FC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741" w:author="STAR" w:date="2025-09-04T11:03:45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742" w:author="STAR" w:date="2025-09-04T11:03:45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t>中华园</w:t>
            </w:r>
          </w:p>
        </w:tc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43" w:author="刘千畅" w:date="2025-12-15T16:00:18Z">
              <w:tcPr>
                <w:tcW w:w="545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6E02F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114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44" w:author="刘千畅" w:date="2025-12-15T16:00:18Z">
              <w:tcPr>
                <w:tcW w:w="561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highlight w:val="none"/>
                <w:u w:val="none"/>
                <w:lang w:bidi="ar"/>
                <w:rPrChange w:id="1745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46" w:author="刘千畅" w:date="2025-12-15T16:00:18Z">
              <w:tcPr>
                <w:tcW w:w="601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0C0219D6">
            <w:pPr>
              <w:ind w:left="0" w:leftChars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highlight w:val="none"/>
                <w:lang w:bidi="ar"/>
                <w:rPrChange w:id="1748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pPrChange w:id="1747" w:author="STAR" w:date="2025-09-12T17:40:11Z">
                <w:pPr>
                  <w:pStyle w:val="4"/>
                  <w:ind w:left="0" w:leftChars="0" w:firstLine="0" w:firstLineChars="0"/>
                  <w:jc w:val="center"/>
                </w:pPr>
              </w:pPrChange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 w:bidi="ar"/>
              </w:rPr>
              <w:t>1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49" w:author="刘千畅" w:date="2025-12-15T16:00:18Z">
              <w:tcPr>
                <w:tcW w:w="696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071F7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highlight w:val="none"/>
                <w:lang w:bidi="ar"/>
                <w:rPrChange w:id="1750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7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51" w:author="刘千畅" w:date="2025-12-15T16:00:18Z">
              <w:tcPr>
                <w:tcW w:w="2057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1752" w:author="刘千畅" w:date="2025-12-15T15:59:52Z"/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-</w:t>
            </w:r>
          </w:p>
        </w:tc>
      </w:tr>
      <w:tr w14:paraId="1390AD09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1753" w:author="STAR" w:date="2025-11-18T11:02:30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395" w:hRule="atLeast"/>
          <w:jc w:val="center"/>
          <w:trPrChange w:id="1753" w:author="STAR" w:date="2025-11-18T11:02:30Z">
            <w:trPr>
              <w:trHeight w:val="414" w:hRule="atLeast"/>
              <w:jc w:val="center"/>
            </w:trPr>
          </w:trPrChange>
        </w:trPr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54" w:author="STAR" w:date="2025-11-18T11:02:30Z">
              <w:tcPr>
                <w:tcW w:w="537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D03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755" w:author="STAR" w:date="2025-09-04T11:03:45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756" w:author="STAR" w:date="2025-09-04T11:03:45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t>中心城</w:t>
            </w:r>
          </w:p>
        </w:tc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57" w:author="STAR" w:date="2025-11-18T11:02:30Z">
              <w:tcPr>
                <w:tcW w:w="545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732C6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136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58" w:author="STAR" w:date="2025-11-18T11:02:30Z">
              <w:tcPr>
                <w:tcW w:w="561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highlight w:val="none"/>
                <w:u w:val="none"/>
                <w:lang w:bidi="ar"/>
                <w:rPrChange w:id="1759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8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60" w:author="STAR" w:date="2025-11-18T11:02:30Z">
              <w:tcPr>
                <w:tcW w:w="601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220488E3">
            <w:pPr>
              <w:ind w:left="0" w:leftChars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highlight w:val="none"/>
                <w:lang w:bidi="ar"/>
                <w:rPrChange w:id="1762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pPrChange w:id="1761" w:author="STAR" w:date="2025-09-12T17:40:11Z">
                <w:pPr>
                  <w:pStyle w:val="4"/>
                  <w:ind w:left="0" w:leftChars="0" w:firstLine="0" w:firstLineChars="0"/>
                  <w:jc w:val="center"/>
                </w:pPr>
              </w:pPrChange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 w:bidi="ar"/>
              </w:rPr>
              <w:t>3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63" w:author="STAR" w:date="2025-11-18T11:02:30Z">
              <w:tcPr>
                <w:tcW w:w="696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70D1D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highlight w:val="none"/>
                <w:lang w:bidi="ar"/>
                <w:rPrChange w:id="1764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7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65" w:author="STAR" w:date="2025-11-18T11:02:30Z">
              <w:tcPr>
                <w:tcW w:w="2057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1766" w:author="胤长安" w:date="2026-01-17T12:16:32Z"/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浙商对接会</w:t>
            </w:r>
          </w:p>
        </w:tc>
      </w:tr>
      <w:tr w14:paraId="1390AD10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1767" w:author="刘千畅" w:date="2025-12-15T16:00:14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374" w:hRule="atLeast"/>
          <w:jc w:val="center"/>
          <w:trPrChange w:id="1767" w:author="刘千畅" w:date="2025-12-15T16:00:14Z">
            <w:trPr>
              <w:trHeight w:val="1128" w:hRule="atLeast"/>
              <w:jc w:val="center"/>
            </w:trPr>
          </w:trPrChange>
        </w:trPr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68" w:author="刘千畅" w:date="2025-12-15T16:00:14Z">
              <w:tcPr>
                <w:tcW w:w="537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D0A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769" w:author="STAR" w:date="2025-09-04T11:03:45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  <w:rPrChange w:id="1770" w:author="STAR" w:date="2025-09-04T11:03:45Z">
                  <w:rPr>
                    <w:rFonts w:hint="default" w:ascii="Times New Roman" w:hAnsi="Times New Roman" w:eastAsia="黑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t>投促局</w:t>
            </w:r>
          </w:p>
        </w:tc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71" w:author="刘千畅" w:date="2025-12-15T16:00:14Z">
              <w:tcPr>
                <w:tcW w:w="545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4A3DC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337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72" w:author="刘千畅" w:date="2025-12-15T16:00:14Z">
              <w:tcPr>
                <w:tcW w:w="561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390A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highlight w:val="none"/>
                <w:u w:val="none"/>
                <w:lang w:bidi="ar"/>
                <w:rPrChange w:id="1773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43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74" w:author="刘千畅" w:date="2025-12-15T16:00:14Z">
              <w:tcPr>
                <w:tcW w:w="601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1D93C7DF">
            <w:pPr>
              <w:ind w:left="0" w:leftChars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highlight w:val="none"/>
                <w:lang w:bidi="ar"/>
                <w:rPrChange w:id="1776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  <w:pPrChange w:id="1775" w:author="STAR" w:date="2025-09-12T17:40:11Z">
                <w:pPr>
                  <w:pStyle w:val="4"/>
                  <w:ind w:left="0" w:leftChars="0" w:firstLine="0" w:firstLineChars="0"/>
                  <w:jc w:val="center"/>
                </w:pPr>
              </w:pPrChange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  <w:lang w:bidi="ar"/>
              </w:rPr>
              <w:t>5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77" w:author="刘千畅" w:date="2025-12-15T16:00:14Z">
              <w:tcPr>
                <w:tcW w:w="696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22CE6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highlight w:val="none"/>
                <w:lang w:bidi="ar"/>
                <w:rPrChange w:id="1778" w:author="胤长安" w:date="2026-01-17T12:18:01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24"/>
                    <w:lang w:bidi="ar"/>
                  </w:rPr>
                </w:rPrChange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20</w:t>
            </w:r>
          </w:p>
        </w:tc>
        <w:tc>
          <w:tcPr>
            <w:tcW w:w="7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  <w:tcPrChange w:id="1779" w:author="刘千畅" w:date="2025-12-15T16:00:14Z">
              <w:tcPr>
                <w:tcW w:w="2057" w:type="pct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15" w:type="dxa"/>
                  <w:left w:w="15" w:type="dxa"/>
                  <w:right w:w="15" w:type="dxa"/>
                </w:tcMar>
                <w:vAlign w:val="center"/>
              </w:tcPr>
            </w:tcPrChange>
          </w:tcPr>
          <w:p w14:paraId="4979E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浙商青年企业家座谈会 </w:t>
            </w:r>
          </w:p>
          <w:p w14:paraId="2EFCE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上海生物医药产业湖北籍企业家交流会</w:t>
            </w:r>
          </w:p>
          <w:p w14:paraId="22080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武汉市美资企业圆桌会议</w:t>
            </w:r>
          </w:p>
          <w:p w14:paraId="77CFC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"/>
                <w:rPrChange w:id="1780" w:author="胤长安" w:date="2026-01-17T12:18:01Z">
                  <w:rPr>
                    <w:rFonts w:hint="default" w:ascii="楷体" w:hAnsi="楷体" w:eastAsia="楷体" w:cs="楷体"/>
                    <w:i w:val="0"/>
                    <w:iCs w:val="0"/>
                    <w:color w:val="000000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w:rPrChange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侨汇荆楚“材”聚江城2026海外侨领侨商对话武汉活动</w:t>
            </w:r>
          </w:p>
        </w:tc>
      </w:tr>
    </w:tbl>
    <w:p w14:paraId="474EFFAD">
      <w:pPr>
        <w:spacing w:line="560" w:lineRule="exact"/>
        <w:rPr>
          <w:rFonts w:hint="eastAsia" w:ascii="Times New Roman" w:hAnsi="Times New Roman" w:eastAsia="黑体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黑体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附件</w:t>
      </w:r>
      <w:r>
        <w:rPr>
          <w:rFonts w:hint="eastAsia" w:ascii="Times New Roman" w:hAnsi="Times New Roman" w:eastAsia="黑体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3</w:t>
      </w:r>
    </w:p>
    <w:p w14:paraId="13339034">
      <w:pPr>
        <w:spacing w:after="159" w:afterLines="50" w:line="560" w:lineRule="exact"/>
        <w:jc w:val="center"/>
        <w:rPr>
          <w:highlight w:val="none"/>
        </w:rPr>
      </w:pPr>
      <w:r>
        <w:rPr>
          <w:rFonts w:ascii="Times New Roman" w:hAnsi="Times New Roman" w:eastAsia="方正小标宋简体" w:cs="Times New Roman"/>
          <w:color w:val="000000" w:themeColor="text1"/>
          <w:sz w:val="40"/>
          <w:szCs w:val="40"/>
          <w:highlight w:val="none"/>
          <w14:textFill>
            <w14:solidFill>
              <w14:schemeClr w14:val="tx1"/>
            </w14:solidFill>
          </w14:textFill>
        </w:rPr>
        <w:t>各</w:t>
      </w:r>
      <w:r>
        <w:rPr>
          <w:rFonts w:hint="eastAsia" w:ascii="Times New Roman" w:hAnsi="Times New Roman" w:eastAsia="方正小标宋简体" w:cs="Times New Roman"/>
          <w:color w:val="000000" w:themeColor="text1"/>
          <w:sz w:val="40"/>
          <w:szCs w:val="40"/>
          <w:highlight w:val="none"/>
          <w14:textFill>
            <w14:solidFill>
              <w14:schemeClr w14:val="tx1"/>
            </w14:solidFill>
          </w14:textFill>
        </w:rPr>
        <w:t>业务主管部门</w:t>
      </w:r>
      <w:ins w:id="1781" w:author="胤长安" w:date="2026-01-06T09:09:50Z">
        <w:r>
          <w:rPr>
            <w:rStyle w:val="11"/>
            <w:rFonts w:hint="default" w:ascii="Times New Roman" w:hAnsi="Times New Roman" w:cs="Times New Roman"/>
            <w:sz w:val="40"/>
            <w:szCs w:val="40"/>
            <w:highlight w:val="none"/>
            <w:lang w:bidi="ar"/>
          </w:rPr>
          <w:t>202</w:t>
        </w:r>
      </w:ins>
      <w:r>
        <w:rPr>
          <w:rStyle w:val="11"/>
          <w:rFonts w:hint="eastAsia" w:ascii="Times New Roman" w:hAnsi="Times New Roman" w:eastAsia="方正小标宋简体" w:cs="Times New Roman"/>
          <w:sz w:val="40"/>
          <w:szCs w:val="40"/>
          <w:highlight w:val="none"/>
          <w:lang w:val="en-US" w:eastAsia="zh-CN" w:bidi="ar"/>
        </w:rPr>
        <w:t>6</w:t>
      </w:r>
      <w:ins w:id="1782" w:author="胤长安" w:date="2026-01-06T09:09:50Z">
        <w:r>
          <w:rPr>
            <w:rStyle w:val="11"/>
            <w:rFonts w:hint="default" w:ascii="Times New Roman" w:hAnsi="Times New Roman" w:cs="Times New Roman"/>
            <w:sz w:val="40"/>
            <w:szCs w:val="40"/>
            <w:highlight w:val="none"/>
            <w:lang w:bidi="ar"/>
          </w:rPr>
          <w:t>年</w:t>
        </w:r>
      </w:ins>
      <w:r>
        <w:rPr>
          <w:rStyle w:val="11"/>
          <w:rFonts w:hint="eastAsia" w:ascii="Times New Roman" w:hAnsi="Times New Roman" w:eastAsia="方正小标宋简体" w:cs="Times New Roman"/>
          <w:sz w:val="40"/>
          <w:szCs w:val="40"/>
          <w:highlight w:val="none"/>
          <w:lang w:val="en-US" w:eastAsia="zh-CN" w:bidi="ar"/>
        </w:rPr>
        <w:t>上半年</w:t>
      </w:r>
      <w:del w:id="1783" w:author="胤长安" w:date="2026-01-06T09:09:50Z">
        <w:r>
          <w:rPr>
            <w:rStyle w:val="11"/>
            <w:rFonts w:hint="eastAsia"/>
            <w:sz w:val="40"/>
            <w:szCs w:val="40"/>
            <w:highlight w:val="none"/>
            <w:lang w:val="en-US" w:eastAsia="zh-CN" w:bidi="ar"/>
          </w:rPr>
          <w:delText>1-</w:delText>
        </w:r>
      </w:del>
      <w:del w:id="1784" w:author="胤长安" w:date="2026-01-06T09:09:50Z">
        <w:r>
          <w:rPr>
            <w:rStyle w:val="11"/>
            <w:rFonts w:hint="default"/>
            <w:sz w:val="40"/>
            <w:szCs w:val="40"/>
            <w:highlight w:val="none"/>
            <w:lang w:val="en-US" w:eastAsia="zh-CN" w:bidi="ar"/>
          </w:rPr>
          <w:delText>7</w:delText>
        </w:r>
      </w:del>
      <w:ins w:id="1785" w:author="STAR" w:date="2025-11-05T17:43:08Z">
        <w:del w:id="1786" w:author="胤长安" w:date="2026-01-06T09:09:50Z">
          <w:r>
            <w:rPr>
              <w:rStyle w:val="11"/>
              <w:rFonts w:hint="eastAsia"/>
              <w:sz w:val="40"/>
              <w:szCs w:val="40"/>
              <w:highlight w:val="none"/>
              <w:lang w:val="en-US" w:eastAsia="zh-CN" w:bidi="ar"/>
            </w:rPr>
            <w:delText>1</w:delText>
          </w:r>
        </w:del>
      </w:ins>
      <w:ins w:id="1787" w:author="STAR" w:date="2025-11-05T17:43:08Z">
        <w:del w:id="1788" w:author="胤长安" w:date="2026-01-06T09:09:50Z">
          <w:r>
            <w:rPr>
              <w:rStyle w:val="11"/>
              <w:rFonts w:hint="default"/>
              <w:sz w:val="40"/>
              <w:szCs w:val="40"/>
              <w:highlight w:val="none"/>
              <w:lang w:val="en-US" w:eastAsia="zh-CN" w:bidi="ar"/>
            </w:rPr>
            <w:delText>0</w:delText>
          </w:r>
        </w:del>
      </w:ins>
      <w:ins w:id="1789" w:author="刘千畅" w:date="2025-12-11T10:17:20Z">
        <w:del w:id="1790" w:author="胤长安" w:date="2026-01-06T09:09:50Z">
          <w:r>
            <w:rPr>
              <w:rStyle w:val="11"/>
              <w:rFonts w:hint="eastAsia"/>
              <w:sz w:val="40"/>
              <w:szCs w:val="40"/>
              <w:highlight w:val="none"/>
              <w:lang w:val="en-US" w:eastAsia="zh-CN" w:bidi="ar"/>
            </w:rPr>
            <w:delText>1</w:delText>
          </w:r>
        </w:del>
      </w:ins>
      <w:del w:id="1791" w:author="胤长安" w:date="2026-01-06T09:09:50Z">
        <w:r>
          <w:rPr>
            <w:rStyle w:val="11"/>
            <w:rFonts w:hint="eastAsia"/>
            <w:sz w:val="40"/>
            <w:szCs w:val="40"/>
            <w:highlight w:val="none"/>
            <w:lang w:val="en-US" w:eastAsia="zh-CN" w:bidi="ar"/>
          </w:rPr>
          <w:delText>月</w:delText>
        </w:r>
      </w:del>
      <w:r>
        <w:rPr>
          <w:rFonts w:ascii="Times New Roman" w:hAnsi="Times New Roman" w:eastAsia="方正小标宋简体" w:cs="Times New Roman"/>
          <w:color w:val="000000" w:themeColor="text1"/>
          <w:sz w:val="40"/>
          <w:szCs w:val="40"/>
          <w:highlight w:val="none"/>
          <w14:textFill>
            <w14:solidFill>
              <w14:schemeClr w14:val="tx1"/>
            </w14:solidFill>
          </w14:textFill>
        </w:rPr>
        <w:t>招商工作情况表</w:t>
      </w:r>
    </w:p>
    <w:tbl>
      <w:tblPr>
        <w:tblStyle w:val="8"/>
        <w:tblW w:w="1480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5987"/>
        <w:gridCol w:w="7488"/>
      </w:tblGrid>
      <w:tr w14:paraId="317A3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FE4D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Lines="0" w:after="0" w:afterLines="0" w:line="300" w:lineRule="exact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业务主管部门</w:t>
            </w:r>
          </w:p>
        </w:tc>
        <w:tc>
          <w:tcPr>
            <w:tcW w:w="5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5E38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Lines="0" w:after="0" w:afterLines="0" w:line="300" w:lineRule="exact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招商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目标</w:t>
            </w:r>
          </w:p>
        </w:tc>
        <w:tc>
          <w:tcPr>
            <w:tcW w:w="7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1595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Lines="0" w:after="0" w:afterLines="0" w:line="300" w:lineRule="exact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完成进度</w:t>
            </w:r>
          </w:p>
        </w:tc>
      </w:tr>
      <w:tr w14:paraId="49A6F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7" w:hRule="exact"/>
          <w:jc w:val="center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5E53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Lines="0" w:after="0" w:afterLines="0"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组织部（人才局）</w:t>
            </w:r>
          </w:p>
        </w:tc>
        <w:tc>
          <w:tcPr>
            <w:tcW w:w="5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0EDE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Lines="0" w:after="0" w:afterLines="0"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推动人才专项落地项目不少于2个。</w:t>
            </w:r>
          </w:p>
        </w:tc>
        <w:tc>
          <w:tcPr>
            <w:tcW w:w="7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894680">
            <w:pPr>
              <w:autoSpaceDE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bidi="ar"/>
              </w:rPr>
              <w:t>协助生物城推动张运院士团队注册成立兴原医疗科技公司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eastAsia="zh-CN" w:bidi="ar"/>
              </w:rPr>
              <w:t>、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val="en-US" w:eastAsia="zh-CN" w:bidi="ar"/>
              </w:rPr>
              <w:t>联合光谷金控推动樊文飞院士团队注册成立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eastAsia="zh-CN" w:bidi="ar"/>
              </w:rPr>
              <w:t>数本智能公司。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bidi="ar"/>
              </w:rPr>
              <w:t>(待签约入库)</w:t>
            </w:r>
          </w:p>
        </w:tc>
      </w:tr>
      <w:tr w14:paraId="190D1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  <w:jc w:val="center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FAE6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Lines="0" w:after="0" w:afterLines="0"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宣传部</w:t>
            </w:r>
          </w:p>
        </w:tc>
        <w:tc>
          <w:tcPr>
            <w:tcW w:w="5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C068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Lines="0" w:after="0" w:afterLines="0"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招引不少于5个文化创意类项目入库。</w:t>
            </w:r>
          </w:p>
        </w:tc>
        <w:tc>
          <w:tcPr>
            <w:tcW w:w="7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8FA378">
            <w:pPr>
              <w:autoSpaceDE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bidi="ar"/>
              </w:rPr>
              <w:t>落地爱奇艺AIGC创意中心，签约灵境、炬说等7个项目(待签约入库)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 w:bidi="ar"/>
              </w:rPr>
              <w:t>。</w:t>
            </w:r>
          </w:p>
        </w:tc>
      </w:tr>
      <w:tr w14:paraId="4CB3E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exact"/>
          <w:jc w:val="center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1901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Lines="0" w:after="0" w:afterLines="0"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发改局</w:t>
            </w:r>
          </w:p>
        </w:tc>
        <w:tc>
          <w:tcPr>
            <w:tcW w:w="5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D4FF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Lines="0" w:after="0" w:afterLines="0"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推动招商项目上报国家部委行业指导不少于2个；推动四新服务业重大专项落地项目不少于5个；以应用场景推动招商项目落地不少于5个。</w:t>
            </w:r>
          </w:p>
        </w:tc>
        <w:tc>
          <w:tcPr>
            <w:tcW w:w="7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152865">
            <w:pPr>
              <w:autoSpaceDE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bidi="ar"/>
              </w:rPr>
              <w:t>支持</w:t>
            </w:r>
            <w:r>
              <w:rPr>
                <w:rFonts w:ascii="Times New Roman" w:hAnsi="Times New Roman" w:eastAsia="仿宋_GB2312" w:cs="Times New Roman"/>
                <w:sz w:val="24"/>
                <w:szCs w:val="24"/>
                <w:lang w:bidi="ar"/>
              </w:rPr>
              <w:t>CC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bidi="ar"/>
              </w:rPr>
              <w:t>研发线项目上报国家部委行业指导；推动泰康科技、并行科技、起点数智化平台</w:t>
            </w:r>
            <w:r>
              <w:rPr>
                <w:rFonts w:ascii="Times New Roman" w:hAnsi="Times New Roman" w:eastAsia="仿宋_GB2312" w:cs="Times New Roman"/>
                <w:sz w:val="24"/>
                <w:szCs w:val="24"/>
                <w:lang w:bidi="ar"/>
              </w:rPr>
              <w:t>3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bidi="ar"/>
              </w:rPr>
              <w:t>个四新项目落地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eastAsia="zh-CN" w:bidi="ar"/>
              </w:rPr>
              <w:t>；推动奥坦科技、无限迭代、聚交元一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val="en-US" w:eastAsia="zh-CN" w:bidi="ar"/>
              </w:rPr>
              <w:t>3个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eastAsia="zh-CN" w:bidi="ar"/>
              </w:rPr>
              <w:t>场景招商项目落地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bidi="ar"/>
              </w:rPr>
              <w:t>(待签约入库)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eastAsia="zh-CN" w:bidi="ar"/>
              </w:rPr>
              <w:t>。</w:t>
            </w:r>
          </w:p>
        </w:tc>
      </w:tr>
      <w:tr w14:paraId="3AE04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exact"/>
          <w:jc w:val="center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467F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Lines="0" w:after="0" w:afterLines="0"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科创局</w:t>
            </w:r>
          </w:p>
        </w:tc>
        <w:tc>
          <w:tcPr>
            <w:tcW w:w="5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6315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Lines="0" w:after="0" w:afterLines="0"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招引不少于10个人工智能、机器人领域关键项目入库。</w:t>
            </w:r>
          </w:p>
        </w:tc>
        <w:tc>
          <w:tcPr>
            <w:tcW w:w="7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A262F5">
            <w:pPr>
              <w:autoSpaceDE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lang w:bidi="ar"/>
              </w:rPr>
              <w:t>推动魔珐信息、不鸣文化等企业落户（待签约入库），招引加速进化、紫东太初、格蓝若、航天驭星等4个项目入库</w:t>
            </w:r>
            <w:r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lang w:eastAsia="zh-CN" w:bidi="ar"/>
              </w:rPr>
              <w:t>。</w:t>
            </w:r>
          </w:p>
        </w:tc>
      </w:tr>
      <w:tr w14:paraId="43748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  <w:jc w:val="center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FCAE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Lines="0" w:after="0" w:afterLines="0"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企服局</w:t>
            </w:r>
          </w:p>
        </w:tc>
        <w:tc>
          <w:tcPr>
            <w:tcW w:w="5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9670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Lines="0" w:after="0" w:afterLines="0"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推动新纳统亿元以上技改项目不少于30个；推动光电子信息重大专项落地项目不少于10个。</w:t>
            </w:r>
          </w:p>
        </w:tc>
        <w:tc>
          <w:tcPr>
            <w:tcW w:w="7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AA4E45">
            <w:pPr>
              <w:autoSpaceDE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bidi="ar"/>
              </w:rPr>
              <w:t>已累计入库亿元以上技改项目9个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eastAsia="zh-CN" w:bidi="ar"/>
              </w:rPr>
              <w:t>；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bidi="ar"/>
              </w:rPr>
              <w:t>已启动20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bidi="ar"/>
              </w:rPr>
              <w:t>6年第一批光电子信息产业集群重大专项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val="en-US" w:eastAsia="zh-CN" w:bidi="ar"/>
              </w:rPr>
              <w:t>申报工作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bidi="ar"/>
              </w:rPr>
              <w:t>。</w:t>
            </w:r>
          </w:p>
        </w:tc>
      </w:tr>
      <w:tr w14:paraId="5B9EB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exact"/>
          <w:jc w:val="center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3050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Lines="0" w:after="0" w:afterLines="0"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规划局</w:t>
            </w:r>
          </w:p>
        </w:tc>
        <w:tc>
          <w:tcPr>
            <w:tcW w:w="5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EEFF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Lines="0" w:after="0" w:afterLines="0"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新增储备工业用地不少于1000亩；引进不少于5个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房地产项目（不含区属国企，其中入库项目不少于3个）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。</w:t>
            </w:r>
          </w:p>
        </w:tc>
        <w:tc>
          <w:tcPr>
            <w:tcW w:w="7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67D75F2">
            <w:pPr>
              <w:autoSpaceDE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bidi="ar"/>
              </w:rPr>
              <w:t>新增储备工业用地</w:t>
            </w:r>
            <w:r>
              <w:rPr>
                <w:rFonts w:ascii="Times New Roman" w:hAnsi="Times New Roman" w:eastAsia="仿宋_GB2312" w:cs="Times New Roman"/>
                <w:sz w:val="24"/>
                <w:szCs w:val="24"/>
                <w:lang w:bidi="ar"/>
              </w:rPr>
              <w:t>2038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bidi="ar"/>
              </w:rPr>
              <w:t>亩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eastAsia="zh-CN" w:bidi="ar"/>
              </w:rPr>
              <w:t>；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bidi="ar"/>
              </w:rPr>
              <w:t>引进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bidi="ar"/>
              </w:rPr>
              <w:t>个房地产项目</w:t>
            </w:r>
            <w:r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lang w:bidi="ar"/>
              </w:rPr>
              <w:t>（待签约入库）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eastAsia="zh-CN" w:bidi="ar"/>
              </w:rPr>
              <w:t>。</w:t>
            </w:r>
          </w:p>
        </w:tc>
      </w:tr>
      <w:tr w14:paraId="5448F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exact"/>
          <w:jc w:val="center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1DD6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Lines="0" w:after="0" w:afterLines="0"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建设局</w:t>
            </w:r>
          </w:p>
        </w:tc>
        <w:tc>
          <w:tcPr>
            <w:tcW w:w="5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614E9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Lines="0" w:after="0" w:afterLines="0"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推动不少于5个物流、交通、建筑服务业类项目入库。</w:t>
            </w:r>
          </w:p>
        </w:tc>
        <w:tc>
          <w:tcPr>
            <w:tcW w:w="7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D56A8E">
            <w:pPr>
              <w:autoSpaceDE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bidi="ar"/>
              </w:rPr>
              <w:t>推动湖北建鄂勘察设计审查咨询公司、武汉市东梁建设工程咨询公司落户(待签约入库)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 w:bidi="ar"/>
              </w:rPr>
              <w:t>。</w:t>
            </w:r>
          </w:p>
        </w:tc>
      </w:tr>
      <w:tr w14:paraId="6C8FA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exact"/>
          <w:jc w:val="center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6489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Lines="0" w:after="0" w:afterLines="0"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金融局</w:t>
            </w:r>
          </w:p>
        </w:tc>
        <w:tc>
          <w:tcPr>
            <w:tcW w:w="5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3083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Lines="0" w:after="0" w:afterLines="0"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出台重构基金体系实施方案，推动各国企组建光电子信息、集成电路、生命健康、未来产业等4支专项母基金。设立基金规模超150亿元，基金投资项目超过150个</w:t>
            </w:r>
          </w:p>
        </w:tc>
        <w:tc>
          <w:tcPr>
            <w:tcW w:w="7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3402D5">
            <w:pPr>
              <w:autoSpaceDE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bidi="ar"/>
              </w:rPr>
              <w:t>组建光和芯通基金、光谷交投中金基金等11支专项基金，基金总规模56.55亿元，其中撬动社会资本30.48亿元；推动基金投资产业项目</w:t>
            </w:r>
            <w:r>
              <w:rPr>
                <w:rFonts w:ascii="Times New Roman" w:hAnsi="Times New Roman" w:eastAsia="仿宋_GB2312" w:cs="Times New Roman"/>
                <w:sz w:val="24"/>
                <w:szCs w:val="24"/>
                <w:highlight w:val="none"/>
                <w:lang w:bidi="ar"/>
              </w:rPr>
              <w:t>69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bidi="ar"/>
              </w:rPr>
              <w:t>个。</w:t>
            </w:r>
          </w:p>
        </w:tc>
      </w:tr>
      <w:tr w14:paraId="13F49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exact"/>
          <w:jc w:val="center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A469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Lines="0" w:after="0" w:afterLines="0" w:line="58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自贸改革创新局</w:t>
            </w:r>
          </w:p>
        </w:tc>
        <w:tc>
          <w:tcPr>
            <w:tcW w:w="5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DF0B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Lines="0" w:after="0" w:afterLines="0" w:line="58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招引不少于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个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重点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商贸项目入库。</w:t>
            </w:r>
          </w:p>
        </w:tc>
        <w:tc>
          <w:tcPr>
            <w:tcW w:w="7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B0E70B">
            <w:pPr>
              <w:autoSpaceDE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bidi="ar"/>
              </w:rPr>
              <w:t>湖北老字号品牌升官渡口品牌已落户综保区，计划于</w:t>
            </w:r>
            <w:r>
              <w:rPr>
                <w:rFonts w:ascii="Times New Roman" w:hAnsi="Times New Roman" w:eastAsia="仿宋_GB2312" w:cs="Times New Roman"/>
                <w:sz w:val="24"/>
                <w:szCs w:val="24"/>
                <w:highlight w:val="none"/>
                <w:lang w:bidi="ar"/>
              </w:rPr>
              <w:t>10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bidi="ar"/>
              </w:rPr>
              <w:t>月前开工并签约。乡村基落户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val="en-US" w:eastAsia="zh-CN" w:bidi="ar"/>
              </w:rPr>
              <w:t>已注册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bidi="ar"/>
              </w:rPr>
              <w:t>服务业园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eastAsia="zh-CN" w:bidi="ar"/>
              </w:rPr>
              <w:t>。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highlight w:val="none"/>
                <w:lang w:bidi="ar"/>
              </w:rPr>
              <w:t>(待签约入库)</w:t>
            </w:r>
          </w:p>
        </w:tc>
      </w:tr>
    </w:tbl>
    <w:p w14:paraId="0D8A1B5F">
      <w:pPr>
        <w:pStyle w:val="5"/>
        <w:rPr>
          <w:highlight w:val="none"/>
        </w:rPr>
        <w:sectPr>
          <w:footerReference r:id="rId6" w:type="default"/>
          <w:pgSz w:w="16838" w:h="11906" w:orient="landscape"/>
          <w:pgMar w:top="1803" w:right="1440" w:bottom="1803" w:left="1440" w:header="851" w:footer="992" w:gutter="0"/>
          <w:cols w:space="0" w:num="1"/>
          <w:docGrid w:type="lines" w:linePitch="319" w:charSpace="0"/>
        </w:sectPr>
      </w:pPr>
    </w:p>
    <w:p w14:paraId="3CC84C3B">
      <w:pPr>
        <w:spacing w:line="560" w:lineRule="exact"/>
        <w:rPr>
          <w:rFonts w:hint="eastAsia" w:ascii="Times New Roman" w:hAnsi="Times New Roman" w:eastAsia="黑体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黑体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附件</w:t>
      </w:r>
      <w:r>
        <w:rPr>
          <w:rFonts w:hint="eastAsia" w:ascii="Times New Roman" w:hAnsi="Times New Roman" w:eastAsia="黑体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4</w:t>
      </w:r>
    </w:p>
    <w:p w14:paraId="07089F06">
      <w:pPr>
        <w:spacing w:after="159" w:afterLines="50" w:line="560" w:lineRule="exact"/>
        <w:jc w:val="center"/>
        <w:rPr>
          <w:rFonts w:hint="eastAsia" w:ascii="Times New Roman" w:hAnsi="Times New Roman" w:eastAsia="方正小标宋简体" w:cs="Times New Roman"/>
          <w:color w:val="000000" w:themeColor="text1"/>
          <w:sz w:val="40"/>
          <w:szCs w:val="40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方正小标宋简体" w:cs="Times New Roman"/>
          <w:color w:val="000000" w:themeColor="text1"/>
          <w:sz w:val="40"/>
          <w:szCs w:val="40"/>
          <w:highlight w:val="none"/>
          <w14:textFill>
            <w14:solidFill>
              <w14:schemeClr w14:val="tx1"/>
            </w14:solidFill>
          </w14:textFill>
        </w:rPr>
        <w:t>各</w:t>
      </w:r>
      <w:r>
        <w:rPr>
          <w:rFonts w:hint="eastAsia" w:ascii="Times New Roman" w:hAnsi="Times New Roman" w:eastAsia="方正小标宋简体" w:cs="Times New Roman"/>
          <w:color w:val="000000" w:themeColor="text1"/>
          <w:sz w:val="40"/>
          <w:szCs w:val="40"/>
          <w:highlight w:val="none"/>
          <w14:textFill>
            <w14:solidFill>
              <w14:schemeClr w14:val="tx1"/>
            </w14:solidFill>
          </w14:textFill>
        </w:rPr>
        <w:t>国有企业</w:t>
      </w:r>
      <w:ins w:id="1792" w:author="胤长安" w:date="2026-01-06T09:09:53Z">
        <w:r>
          <w:rPr>
            <w:rStyle w:val="11"/>
            <w:rFonts w:hint="default" w:ascii="Times New Roman" w:hAnsi="Times New Roman" w:cs="Times New Roman"/>
            <w:sz w:val="40"/>
            <w:szCs w:val="40"/>
            <w:highlight w:val="none"/>
            <w:lang w:bidi="ar"/>
          </w:rPr>
          <w:t>202</w:t>
        </w:r>
      </w:ins>
      <w:r>
        <w:rPr>
          <w:rStyle w:val="11"/>
          <w:rFonts w:hint="eastAsia" w:ascii="Times New Roman" w:hAnsi="Times New Roman" w:eastAsia="方正小标宋简体" w:cs="Times New Roman"/>
          <w:sz w:val="40"/>
          <w:szCs w:val="40"/>
          <w:highlight w:val="none"/>
          <w:lang w:val="en-US" w:eastAsia="zh-CN" w:bidi="ar"/>
        </w:rPr>
        <w:t>6</w:t>
      </w:r>
      <w:ins w:id="1793" w:author="胤长安" w:date="2026-01-06T09:09:53Z">
        <w:r>
          <w:rPr>
            <w:rStyle w:val="11"/>
            <w:rFonts w:hint="default" w:ascii="Times New Roman" w:hAnsi="Times New Roman" w:cs="Times New Roman"/>
            <w:sz w:val="40"/>
            <w:szCs w:val="40"/>
            <w:highlight w:val="none"/>
            <w:lang w:bidi="ar"/>
          </w:rPr>
          <w:t>年</w:t>
        </w:r>
      </w:ins>
      <w:r>
        <w:rPr>
          <w:rStyle w:val="11"/>
          <w:rFonts w:hint="eastAsia" w:ascii="Times New Roman" w:hAnsi="Times New Roman" w:eastAsia="方正小标宋简体" w:cs="Times New Roman"/>
          <w:sz w:val="40"/>
          <w:szCs w:val="40"/>
          <w:highlight w:val="none"/>
          <w:lang w:val="en-US" w:eastAsia="zh-CN" w:bidi="ar"/>
        </w:rPr>
        <w:t>上半年</w:t>
      </w:r>
      <w:del w:id="1794" w:author="胤长安" w:date="2026-01-06T09:09:53Z">
        <w:r>
          <w:rPr>
            <w:rStyle w:val="11"/>
            <w:rFonts w:hint="eastAsia"/>
            <w:sz w:val="40"/>
            <w:szCs w:val="40"/>
            <w:highlight w:val="none"/>
            <w:lang w:val="en-US" w:eastAsia="zh-CN" w:bidi="ar"/>
          </w:rPr>
          <w:delText>1-</w:delText>
        </w:r>
      </w:del>
      <w:del w:id="1795" w:author="胤长安" w:date="2026-01-06T09:09:53Z">
        <w:r>
          <w:rPr>
            <w:rStyle w:val="11"/>
            <w:rFonts w:hint="default"/>
            <w:sz w:val="40"/>
            <w:szCs w:val="40"/>
            <w:highlight w:val="none"/>
            <w:lang w:val="en-US" w:eastAsia="zh-CN" w:bidi="ar"/>
          </w:rPr>
          <w:delText>7</w:delText>
        </w:r>
      </w:del>
      <w:ins w:id="1796" w:author="STAR" w:date="2025-11-05T17:59:26Z">
        <w:del w:id="1797" w:author="胤长安" w:date="2026-01-06T09:09:53Z">
          <w:r>
            <w:rPr>
              <w:rStyle w:val="11"/>
              <w:rFonts w:hint="eastAsia"/>
              <w:sz w:val="40"/>
              <w:szCs w:val="40"/>
              <w:highlight w:val="none"/>
              <w:lang w:val="en-US" w:eastAsia="zh-CN" w:bidi="ar"/>
            </w:rPr>
            <w:delText>1</w:delText>
          </w:r>
        </w:del>
      </w:ins>
      <w:ins w:id="1798" w:author="STAR" w:date="2025-11-05T17:59:29Z">
        <w:del w:id="1799" w:author="胤长安" w:date="2026-01-06T09:09:53Z">
          <w:r>
            <w:rPr>
              <w:rStyle w:val="11"/>
              <w:rFonts w:hint="default"/>
              <w:sz w:val="40"/>
              <w:szCs w:val="40"/>
              <w:highlight w:val="none"/>
              <w:lang w:val="en-US" w:eastAsia="zh-CN" w:bidi="ar"/>
            </w:rPr>
            <w:delText>0</w:delText>
          </w:r>
        </w:del>
      </w:ins>
      <w:ins w:id="1800" w:author="刘千畅" w:date="2025-12-11T10:17:23Z">
        <w:del w:id="1801" w:author="胤长安" w:date="2026-01-06T09:09:53Z">
          <w:r>
            <w:rPr>
              <w:rStyle w:val="11"/>
              <w:rFonts w:hint="eastAsia"/>
              <w:sz w:val="40"/>
              <w:szCs w:val="40"/>
              <w:highlight w:val="none"/>
              <w:lang w:val="en-US" w:eastAsia="zh-CN" w:bidi="ar"/>
            </w:rPr>
            <w:delText>1</w:delText>
          </w:r>
        </w:del>
      </w:ins>
      <w:del w:id="1802" w:author="胤长安" w:date="2026-01-06T09:09:53Z">
        <w:r>
          <w:rPr>
            <w:rStyle w:val="11"/>
            <w:rFonts w:hint="eastAsia"/>
            <w:sz w:val="40"/>
            <w:szCs w:val="40"/>
            <w:highlight w:val="none"/>
            <w:lang w:val="en-US" w:eastAsia="zh-CN" w:bidi="ar"/>
          </w:rPr>
          <w:delText>月</w:delText>
        </w:r>
      </w:del>
      <w:r>
        <w:rPr>
          <w:rFonts w:ascii="Times New Roman" w:hAnsi="Times New Roman" w:eastAsia="方正小标宋简体" w:cs="Times New Roman"/>
          <w:color w:val="000000" w:themeColor="text1"/>
          <w:sz w:val="40"/>
          <w:szCs w:val="40"/>
          <w:highlight w:val="none"/>
          <w14:textFill>
            <w14:solidFill>
              <w14:schemeClr w14:val="tx1"/>
            </w14:solidFill>
          </w14:textFill>
        </w:rPr>
        <w:t>招商工作情况表</w:t>
      </w:r>
    </w:p>
    <w:tbl>
      <w:tblPr>
        <w:tblStyle w:val="8"/>
        <w:tblW w:w="506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8"/>
        <w:gridCol w:w="887"/>
        <w:gridCol w:w="828"/>
        <w:gridCol w:w="860"/>
        <w:gridCol w:w="911"/>
        <w:gridCol w:w="787"/>
        <w:gridCol w:w="1015"/>
        <w:gridCol w:w="765"/>
        <w:gridCol w:w="765"/>
        <w:gridCol w:w="914"/>
        <w:gridCol w:w="862"/>
        <w:gridCol w:w="862"/>
        <w:gridCol w:w="864"/>
        <w:gridCol w:w="787"/>
        <w:gridCol w:w="890"/>
        <w:gridCol w:w="911"/>
      </w:tblGrid>
      <w:tr w14:paraId="30F2C322">
        <w:trPr>
          <w:trHeight w:val="787" w:hRule="atLeast"/>
          <w:jc w:val="center"/>
        </w:trPr>
        <w:tc>
          <w:tcPr>
            <w:tcW w:w="124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6174770">
            <w:pPr>
              <w:widowControl/>
              <w:jc w:val="center"/>
              <w:textAlignment w:val="center"/>
              <w:rPr>
                <w:rFonts w:ascii="Times New Roman" w:hAnsi="Times New Roman" w:eastAsia="黑体" w:cs="Times New Roman"/>
                <w:kern w:val="0"/>
                <w:sz w:val="24"/>
                <w:highlight w:val="none"/>
                <w:lang w:bidi="ar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</w:rPr>
              <w:t>国有企业</w:t>
            </w:r>
          </w:p>
        </w:tc>
        <w:tc>
          <w:tcPr>
            <w:tcW w:w="25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AC1DF7B">
            <w:pPr>
              <w:widowControl/>
              <w:jc w:val="center"/>
              <w:textAlignment w:val="center"/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</w:pPr>
            <w:r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  <w:t>尽调项目（个）</w:t>
            </w:r>
          </w:p>
        </w:tc>
        <w:tc>
          <w:tcPr>
            <w:tcW w:w="271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925697C">
            <w:pPr>
              <w:widowControl/>
              <w:jc w:val="center"/>
              <w:textAlignment w:val="center"/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</w:pPr>
            <w:r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  <w:t>认缴金额（亿元）</w:t>
            </w:r>
          </w:p>
        </w:tc>
        <w:tc>
          <w:tcPr>
            <w:tcW w:w="24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AAA1D3A">
            <w:pPr>
              <w:widowControl/>
              <w:jc w:val="center"/>
              <w:textAlignment w:val="center"/>
              <w:rPr>
                <w:rFonts w:ascii="Times New Roman" w:hAnsi="Times New Roman" w:eastAsia="黑体" w:cs="Times New Roman"/>
                <w:kern w:val="0"/>
                <w:sz w:val="24"/>
                <w:highlight w:val="none"/>
                <w:lang w:bidi="ar"/>
              </w:rPr>
            </w:pPr>
            <w:r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  <w:t>项目出资金额（亿元）</w:t>
            </w:r>
          </w:p>
        </w:tc>
        <w:tc>
          <w:tcPr>
            <w:tcW w:w="258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32F948B">
            <w:pPr>
              <w:widowControl/>
              <w:jc w:val="center"/>
              <w:textAlignment w:val="center"/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eastAsia="zh-CN" w:bidi="ar"/>
              </w:rPr>
              <w:t>引进产业链项目（个）</w:t>
            </w:r>
          </w:p>
        </w:tc>
        <w:tc>
          <w:tcPr>
            <w:tcW w:w="258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AA82B34">
            <w:pPr>
              <w:widowControl/>
              <w:jc w:val="center"/>
              <w:textAlignment w:val="center"/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eastAsia="zh-CN" w:bidi="ar"/>
              </w:rPr>
              <w:t>品牌活动</w:t>
            </w:r>
          </w:p>
        </w:tc>
      </w:tr>
      <w:tr w14:paraId="4E243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  <w:jc w:val="center"/>
        </w:trPr>
        <w:tc>
          <w:tcPr>
            <w:tcW w:w="124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4484DBA">
            <w:pPr>
              <w:jc w:val="center"/>
              <w:rPr>
                <w:rFonts w:ascii="Times New Roman" w:hAnsi="Times New Roman" w:eastAsia="黑体" w:cs="Times New Roman"/>
                <w:kern w:val="0"/>
                <w:sz w:val="24"/>
                <w:highlight w:val="none"/>
                <w:lang w:bidi="ar"/>
              </w:rPr>
            </w:pP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2540843">
            <w:pPr>
              <w:widowControl/>
              <w:jc w:val="center"/>
              <w:textAlignment w:val="center"/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</w:pPr>
            <w:r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  <w:t>目标值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51EB2E5">
            <w:pPr>
              <w:widowControl/>
              <w:jc w:val="center"/>
              <w:textAlignment w:val="center"/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</w:pPr>
            <w:r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  <w:t>完成值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68CA914">
            <w:pPr>
              <w:widowControl/>
              <w:jc w:val="center"/>
              <w:textAlignment w:val="center"/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</w:pPr>
            <w:r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  <w:t>完成进度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DB17AEB">
            <w:pPr>
              <w:widowControl/>
              <w:jc w:val="center"/>
              <w:textAlignment w:val="center"/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</w:pPr>
            <w:r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  <w:t>目标值</w:t>
            </w: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C0A8F48">
            <w:pPr>
              <w:widowControl/>
              <w:jc w:val="center"/>
              <w:textAlignment w:val="center"/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</w:pPr>
            <w:r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  <w:t>完成值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6ECF946">
            <w:pPr>
              <w:widowControl/>
              <w:jc w:val="center"/>
              <w:textAlignment w:val="center"/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</w:pPr>
            <w:r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  <w:t>完成进度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A4EAE94">
            <w:pPr>
              <w:widowControl/>
              <w:jc w:val="center"/>
              <w:textAlignment w:val="center"/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</w:pPr>
            <w:r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  <w:t>目标值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F716BD1">
            <w:pPr>
              <w:widowControl/>
              <w:jc w:val="center"/>
              <w:textAlignment w:val="center"/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</w:pPr>
            <w:r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  <w:t>完成值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2F502CB">
            <w:pPr>
              <w:widowControl/>
              <w:jc w:val="center"/>
              <w:textAlignment w:val="center"/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</w:pPr>
            <w:r>
              <w:rPr>
                <w:rFonts w:hint="eastAsia" w:ascii="Times New Roman" w:hAnsi="Times New Roman" w:eastAsia="黑体" w:cs="Times New Roman"/>
                <w:kern w:val="0"/>
                <w:sz w:val="24"/>
                <w:highlight w:val="none"/>
                <w:lang w:eastAsia="zh-CN" w:bidi="ar"/>
              </w:rPr>
              <w:t>完成进度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7317636">
            <w:pPr>
              <w:widowControl/>
              <w:jc w:val="center"/>
              <w:textAlignment w:val="center"/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eastAsia="zh-CN" w:bidi="ar"/>
              </w:rPr>
              <w:t>目标值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ED712E3">
            <w:pPr>
              <w:widowControl/>
              <w:jc w:val="center"/>
              <w:textAlignment w:val="center"/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eastAsia="zh-CN" w:bidi="ar"/>
              </w:rPr>
              <w:t>完成情况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2C2362F">
            <w:pPr>
              <w:widowControl/>
              <w:jc w:val="center"/>
              <w:textAlignment w:val="center"/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eastAsia="zh-CN" w:bidi="ar"/>
              </w:rPr>
              <w:t>完成进度</w:t>
            </w: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FC54939">
            <w:pPr>
              <w:widowControl/>
              <w:jc w:val="center"/>
              <w:textAlignment w:val="center"/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eastAsia="zh-CN" w:bidi="ar"/>
              </w:rPr>
              <w:t>目标值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B019D93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eastAsia="zh-CN" w:bidi="ar"/>
              </w:rPr>
              <w:t>完成情况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D619127">
            <w:pPr>
              <w:widowControl/>
              <w:jc w:val="center"/>
              <w:textAlignment w:val="center"/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eastAsia="zh-CN" w:bidi="ar"/>
              </w:rPr>
              <w:t>完成进度</w:t>
            </w:r>
          </w:p>
        </w:tc>
      </w:tr>
      <w:tr w14:paraId="7A81A1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  <w:jc w:val="center"/>
        </w:trPr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A4D3753">
            <w:pPr>
              <w:widowControl/>
              <w:jc w:val="center"/>
              <w:textAlignment w:val="center"/>
              <w:rPr>
                <w:rFonts w:ascii="Times New Roman" w:hAnsi="Times New Roman" w:eastAsia="黑体" w:cs="Times New Roman"/>
                <w:color w:val="000000" w:themeColor="text1"/>
                <w:kern w:val="0"/>
                <w:sz w:val="24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</w:rPr>
              <w:t>合计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611B265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210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FE66885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 w:bidi="ar"/>
              </w:rPr>
              <w:t>84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430A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40%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DE7B80C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200</w:t>
            </w: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1989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23.6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FBA0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12%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EFEAAEB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130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8529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5DE8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14%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7CB97EE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100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8837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1302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19%</w:t>
            </w: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107BDC3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5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0E8D946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  <w:highlight w:val="none"/>
                <w:lang w:val="en-US" w:eastAsia="zh-CN" w:bidi="ar"/>
              </w:rPr>
              <w:t>3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ABB1ECD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  <w:highlight w:val="none"/>
                <w:lang w:val="en-US" w:eastAsia="zh-CN" w:bidi="ar"/>
              </w:rPr>
              <w:t>6</w:t>
            </w:r>
            <w:r>
              <w:rPr>
                <w:rFonts w:hint="default" w:ascii="Times New Roman" w:hAnsi="Times New Roman" w:eastAsia="等线" w:cs="Times New Roman"/>
                <w:sz w:val="24"/>
                <w:szCs w:val="24"/>
                <w:highlight w:val="none"/>
                <w:lang w:val="en-US" w:eastAsia="zh-CN" w:bidi="ar"/>
              </w:rPr>
              <w:t>0%</w:t>
            </w:r>
          </w:p>
        </w:tc>
      </w:tr>
      <w:tr w14:paraId="537E64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  <w:jc w:val="center"/>
        </w:trPr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9D1452F">
            <w:pPr>
              <w:widowControl/>
              <w:jc w:val="center"/>
              <w:textAlignment w:val="center"/>
              <w:rPr>
                <w:rFonts w:ascii="Times New Roman" w:hAnsi="Times New Roman" w:eastAsia="黑体" w:cs="Times New Roman"/>
                <w:kern w:val="0"/>
                <w:sz w:val="24"/>
                <w:highlight w:val="none"/>
                <w:lang w:bidi="ar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</w:rPr>
              <w:t>高科集团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CBC9294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60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5D43A7E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B207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40%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0A1C145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60</w:t>
            </w: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2D6B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9.8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6CC9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16%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1F887BE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40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E236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2.9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3941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7%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5E5B6DC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30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8947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DF3E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17%</w:t>
            </w: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472B9F7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7029075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bidi="ar"/>
              </w:rPr>
              <w:t>1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9327A48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bidi="ar"/>
              </w:rPr>
              <w:t>100%</w:t>
            </w:r>
          </w:p>
        </w:tc>
      </w:tr>
      <w:tr w14:paraId="21F187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  <w:jc w:val="center"/>
        </w:trPr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9A2884C">
            <w:pPr>
              <w:widowControl/>
              <w:jc w:val="center"/>
              <w:textAlignment w:val="center"/>
              <w:rPr>
                <w:rFonts w:ascii="Times New Roman" w:hAnsi="Times New Roman" w:eastAsia="黑体" w:cs="Times New Roman"/>
                <w:kern w:val="0"/>
                <w:sz w:val="24"/>
                <w:highlight w:val="none"/>
                <w:lang w:bidi="ar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</w:rPr>
              <w:t>省科投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21FE3B5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60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93D6490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43CD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45%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5F57941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60</w:t>
            </w: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9C4C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8.4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EC69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14%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D30288D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40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CA2F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8.3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5482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21%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8852AA4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30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71EC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28BE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33%</w:t>
            </w: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F8AC54D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0C8BB88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bidi="ar"/>
              </w:rPr>
              <w:t>0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06BA8D8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bidi="ar"/>
              </w:rPr>
              <w:t>0</w:t>
            </w:r>
          </w:p>
        </w:tc>
      </w:tr>
      <w:tr w14:paraId="7E187C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  <w:jc w:val="center"/>
        </w:trPr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39B8809">
            <w:pPr>
              <w:widowControl/>
              <w:jc w:val="center"/>
              <w:textAlignment w:val="center"/>
              <w:rPr>
                <w:rFonts w:ascii="Times New Roman" w:hAnsi="Times New Roman" w:eastAsia="黑体" w:cs="Times New Roman"/>
                <w:kern w:val="0"/>
                <w:sz w:val="24"/>
                <w:highlight w:val="none"/>
                <w:lang w:bidi="ar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</w:rPr>
              <w:t>光谷金控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0DA3361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60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D7BE486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9091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37%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E058E99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60</w:t>
            </w: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34C5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4.6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C631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8%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E1D4458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40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678F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6.8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025B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17%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40C292A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30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82E1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8CBC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10%</w:t>
            </w: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9A9F1AD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394A77C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bidi="ar"/>
              </w:rPr>
              <w:t>1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0670E78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bidi="ar"/>
              </w:rPr>
              <w:t>50%</w:t>
            </w:r>
          </w:p>
        </w:tc>
      </w:tr>
      <w:tr w14:paraId="5D22BD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  <w:jc w:val="center"/>
        </w:trPr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03AEE23">
            <w:pPr>
              <w:widowControl/>
              <w:jc w:val="center"/>
              <w:textAlignment w:val="center"/>
              <w:rPr>
                <w:rFonts w:ascii="Times New Roman" w:hAnsi="Times New Roman" w:eastAsia="黑体" w:cs="Times New Roman"/>
                <w:kern w:val="0"/>
                <w:sz w:val="24"/>
                <w:highlight w:val="none"/>
                <w:lang w:bidi="ar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highlight w:val="none"/>
                <w:lang w:bidi="ar"/>
              </w:rPr>
              <w:t>光谷交通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2749AE6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30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2FBB0D2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16FD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37%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4CEFE46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20</w:t>
            </w: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8AD8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0.8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379E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4%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D54553D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10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DE18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41CD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FD23DC9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10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308F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6FA3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10%</w:t>
            </w: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C90C1F1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2948DB1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 w:bidi="ar"/>
              </w:rPr>
              <w:t>1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368655D">
            <w:pPr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 w:bidi="ar"/>
              </w:rPr>
              <w:t>100%</w:t>
            </w:r>
          </w:p>
        </w:tc>
      </w:tr>
    </w:tbl>
    <w:p w14:paraId="5FE92E5D">
      <w:pPr>
        <w:rPr>
          <w:highlight w:val="none"/>
          <w:rPrChange w:id="1803" w:author="胤长安" w:date="2026-01-17T12:18:01Z">
            <w:rPr/>
          </w:rPrChange>
        </w:rPr>
      </w:pPr>
    </w:p>
    <w:sectPr>
      <w:footerReference r:id="rId7" w:type="default"/>
      <w:pgSz w:w="16838" w:h="11906" w:orient="landscape"/>
      <w:pgMar w:top="1803" w:right="1440" w:bottom="1803" w:left="1440" w:header="851" w:footer="992" w:gutter="0"/>
      <w:cols w:space="0" w:num="1"/>
      <w:docGrid w:type="lines" w:linePitch="319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TAR" w:date="2025-08-25T17:00:04Z" w:initials="">
    <w:p w14:paraId="72F602FE">
      <w:pPr>
        <w:pStyle w:val="3"/>
        <w:rPr>
          <w:rFonts w:hint="eastAsia" w:eastAsiaTheme="minorEastAsia"/>
          <w:lang w:val="en-US" w:eastAsia="zh-CN"/>
        </w:rPr>
      </w:pP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2F602F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4"/>
        <w:szCs w:val="24"/>
      </w:rPr>
      <w:id w:val="3327439"/>
    </w:sdtPr>
    <w:sdtEndPr>
      <w:rPr>
        <w:rFonts w:ascii="Times New Roman" w:hAnsi="Times New Roman" w:cs="Times New Roman"/>
        <w:sz w:val="28"/>
        <w:szCs w:val="28"/>
      </w:rPr>
    </w:sdtEndPr>
    <w:sdtContent>
      <w:p w14:paraId="4FCB5B02">
        <w:pPr>
          <w:pStyle w:val="6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  <w:lang w:val="zh-CN"/>
          </w:rPr>
          <w:t>1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4"/>
        <w:szCs w:val="24"/>
      </w:rPr>
      <w:id w:val="1438018303"/>
    </w:sdtPr>
    <w:sdtEndPr>
      <w:rPr>
        <w:rFonts w:ascii="Times New Roman" w:hAnsi="Times New Roman" w:cs="Times New Roman"/>
        <w:sz w:val="28"/>
        <w:szCs w:val="28"/>
      </w:rPr>
    </w:sdtEndPr>
    <w:sdtContent>
      <w:p w14:paraId="12079A99">
        <w:pPr>
          <w:pStyle w:val="6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  <w:lang w:val="zh-CN"/>
          </w:rPr>
          <w:t>4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EFCD5">
    <w:pPr>
      <w:pStyle w:val="6"/>
      <w:rPr>
        <w:rFonts w:ascii="Times New Roman" w:hAnsi="Times New Roman" w:cs="Times New Roman"/>
        <w:sz w:val="28"/>
        <w:szCs w:val="28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0AAE67"/>
    <w:multiLevelType w:val="singleLevel"/>
    <w:tmpl w:val="9D0AAE6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31A0F31"/>
    <w:multiLevelType w:val="singleLevel"/>
    <w:tmpl w:val="B31A0F31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易成豪">
    <w15:presenceInfo w15:providerId="WPS Office" w15:userId="933910678"/>
  </w15:person>
  <w15:person w15:author="胤长安">
    <w15:presenceInfo w15:providerId="WPS Office" w15:userId="2625542801"/>
  </w15:person>
  <w15:person w15:author="STAR">
    <w15:presenceInfo w15:providerId="WPS Office" w15:userId="3169641353"/>
  </w15:person>
  <w15:person w15:author="刘千畅">
    <w15:presenceInfo w15:providerId="WPS Office" w15:userId="14455097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511F3"/>
    <w:rsid w:val="00765123"/>
    <w:rsid w:val="011253ED"/>
    <w:rsid w:val="01C51D13"/>
    <w:rsid w:val="01D803E5"/>
    <w:rsid w:val="0284593A"/>
    <w:rsid w:val="02B250DA"/>
    <w:rsid w:val="02D45050"/>
    <w:rsid w:val="03080334"/>
    <w:rsid w:val="03233B1C"/>
    <w:rsid w:val="036455F8"/>
    <w:rsid w:val="0548762F"/>
    <w:rsid w:val="05D87568"/>
    <w:rsid w:val="07027CB2"/>
    <w:rsid w:val="07A1396F"/>
    <w:rsid w:val="07F838B5"/>
    <w:rsid w:val="08367AFD"/>
    <w:rsid w:val="086F75C9"/>
    <w:rsid w:val="08A869F8"/>
    <w:rsid w:val="099C619C"/>
    <w:rsid w:val="09F63E13"/>
    <w:rsid w:val="0A12645E"/>
    <w:rsid w:val="0A425AA1"/>
    <w:rsid w:val="0ACE05D7"/>
    <w:rsid w:val="0AD1007B"/>
    <w:rsid w:val="0ADD0DF0"/>
    <w:rsid w:val="0B9510F4"/>
    <w:rsid w:val="0BDA11FD"/>
    <w:rsid w:val="0BEB0936"/>
    <w:rsid w:val="0C50326D"/>
    <w:rsid w:val="0D1772CB"/>
    <w:rsid w:val="0D4B3EE1"/>
    <w:rsid w:val="0D94363C"/>
    <w:rsid w:val="0DB60772"/>
    <w:rsid w:val="0E082052"/>
    <w:rsid w:val="0E124C7E"/>
    <w:rsid w:val="0E15476E"/>
    <w:rsid w:val="0E6C0137"/>
    <w:rsid w:val="0E807E3A"/>
    <w:rsid w:val="0EAF6328"/>
    <w:rsid w:val="0EB775D4"/>
    <w:rsid w:val="0FA97B3F"/>
    <w:rsid w:val="105178CB"/>
    <w:rsid w:val="108300B5"/>
    <w:rsid w:val="108A31F2"/>
    <w:rsid w:val="10951DFF"/>
    <w:rsid w:val="110B1772"/>
    <w:rsid w:val="116A4DD1"/>
    <w:rsid w:val="11990178"/>
    <w:rsid w:val="11A86C52"/>
    <w:rsid w:val="11B76268"/>
    <w:rsid w:val="121E62E8"/>
    <w:rsid w:val="12C76AC0"/>
    <w:rsid w:val="13272F7A"/>
    <w:rsid w:val="13904FC3"/>
    <w:rsid w:val="1457163D"/>
    <w:rsid w:val="14C51A37"/>
    <w:rsid w:val="15A605CB"/>
    <w:rsid w:val="15C745A0"/>
    <w:rsid w:val="16027CCE"/>
    <w:rsid w:val="16C66E99"/>
    <w:rsid w:val="16FA05F3"/>
    <w:rsid w:val="17965AB1"/>
    <w:rsid w:val="183657A0"/>
    <w:rsid w:val="18707171"/>
    <w:rsid w:val="19184483"/>
    <w:rsid w:val="1A3D751B"/>
    <w:rsid w:val="1A83757D"/>
    <w:rsid w:val="1BFB596B"/>
    <w:rsid w:val="1C2F10F1"/>
    <w:rsid w:val="1C5F1455"/>
    <w:rsid w:val="1C91336B"/>
    <w:rsid w:val="1CBD476B"/>
    <w:rsid w:val="1CD30806"/>
    <w:rsid w:val="1D2D5631"/>
    <w:rsid w:val="1D760DA5"/>
    <w:rsid w:val="1DED0804"/>
    <w:rsid w:val="1E9F323A"/>
    <w:rsid w:val="1EFD1033"/>
    <w:rsid w:val="1F3D5B4A"/>
    <w:rsid w:val="1FEB7EC7"/>
    <w:rsid w:val="1FFC12EA"/>
    <w:rsid w:val="20B758B9"/>
    <w:rsid w:val="21D05509"/>
    <w:rsid w:val="22305F92"/>
    <w:rsid w:val="22CA3922"/>
    <w:rsid w:val="23E26893"/>
    <w:rsid w:val="241C2200"/>
    <w:rsid w:val="26695200"/>
    <w:rsid w:val="26F71B89"/>
    <w:rsid w:val="27802EF5"/>
    <w:rsid w:val="27B63DC7"/>
    <w:rsid w:val="27C22E19"/>
    <w:rsid w:val="27D52B4D"/>
    <w:rsid w:val="294206B6"/>
    <w:rsid w:val="29A309DB"/>
    <w:rsid w:val="29B36EBE"/>
    <w:rsid w:val="2A1A7C31"/>
    <w:rsid w:val="2B4732D8"/>
    <w:rsid w:val="2B9E79F8"/>
    <w:rsid w:val="2BD66E93"/>
    <w:rsid w:val="2C191006"/>
    <w:rsid w:val="2C791E94"/>
    <w:rsid w:val="2CB74F17"/>
    <w:rsid w:val="2CBE53CC"/>
    <w:rsid w:val="2CE13D42"/>
    <w:rsid w:val="2D1C72E0"/>
    <w:rsid w:val="2D9E4AB5"/>
    <w:rsid w:val="2E755089"/>
    <w:rsid w:val="2E894691"/>
    <w:rsid w:val="2E9D592E"/>
    <w:rsid w:val="2EA54198"/>
    <w:rsid w:val="30A800DC"/>
    <w:rsid w:val="30E63DF1"/>
    <w:rsid w:val="30F9730B"/>
    <w:rsid w:val="310D0A7C"/>
    <w:rsid w:val="311939A5"/>
    <w:rsid w:val="31715D9D"/>
    <w:rsid w:val="31E87920"/>
    <w:rsid w:val="321D15EB"/>
    <w:rsid w:val="327D6A68"/>
    <w:rsid w:val="32E225C2"/>
    <w:rsid w:val="34474A51"/>
    <w:rsid w:val="34582C97"/>
    <w:rsid w:val="345D3255"/>
    <w:rsid w:val="34851068"/>
    <w:rsid w:val="34AF52FE"/>
    <w:rsid w:val="35303AB8"/>
    <w:rsid w:val="35F40F8A"/>
    <w:rsid w:val="3623024E"/>
    <w:rsid w:val="36B44275"/>
    <w:rsid w:val="370422E9"/>
    <w:rsid w:val="37B5533D"/>
    <w:rsid w:val="390C5AB5"/>
    <w:rsid w:val="3943096C"/>
    <w:rsid w:val="39706B79"/>
    <w:rsid w:val="398013CE"/>
    <w:rsid w:val="398B750F"/>
    <w:rsid w:val="3ABE1B66"/>
    <w:rsid w:val="3B057795"/>
    <w:rsid w:val="3B4D6458"/>
    <w:rsid w:val="3B8F5AC4"/>
    <w:rsid w:val="3BF5780A"/>
    <w:rsid w:val="3C3957AC"/>
    <w:rsid w:val="3C7513CF"/>
    <w:rsid w:val="3C9B2642"/>
    <w:rsid w:val="3D501E2D"/>
    <w:rsid w:val="3D6C3AFB"/>
    <w:rsid w:val="3D6D0E4B"/>
    <w:rsid w:val="3DE640D6"/>
    <w:rsid w:val="3DEE2762"/>
    <w:rsid w:val="3E1E2F9A"/>
    <w:rsid w:val="3E483501"/>
    <w:rsid w:val="3E8F4F81"/>
    <w:rsid w:val="3EC51715"/>
    <w:rsid w:val="3F167497"/>
    <w:rsid w:val="3F660736"/>
    <w:rsid w:val="3F823162"/>
    <w:rsid w:val="3FB669E7"/>
    <w:rsid w:val="4064376E"/>
    <w:rsid w:val="407C5E04"/>
    <w:rsid w:val="410B1721"/>
    <w:rsid w:val="41391248"/>
    <w:rsid w:val="41F540C0"/>
    <w:rsid w:val="41FA23F0"/>
    <w:rsid w:val="42205CF3"/>
    <w:rsid w:val="425548C9"/>
    <w:rsid w:val="42D55C9F"/>
    <w:rsid w:val="440638BE"/>
    <w:rsid w:val="44384737"/>
    <w:rsid w:val="444F0394"/>
    <w:rsid w:val="44761CAD"/>
    <w:rsid w:val="4480326A"/>
    <w:rsid w:val="44942A12"/>
    <w:rsid w:val="44C9607D"/>
    <w:rsid w:val="44E4041B"/>
    <w:rsid w:val="45062746"/>
    <w:rsid w:val="457F2241"/>
    <w:rsid w:val="46537607"/>
    <w:rsid w:val="46854BAE"/>
    <w:rsid w:val="469F284C"/>
    <w:rsid w:val="46B1081D"/>
    <w:rsid w:val="47413903"/>
    <w:rsid w:val="474E4489"/>
    <w:rsid w:val="48AC1768"/>
    <w:rsid w:val="48BC5F15"/>
    <w:rsid w:val="49357497"/>
    <w:rsid w:val="493A2D00"/>
    <w:rsid w:val="4B221C9D"/>
    <w:rsid w:val="4B4A2BAC"/>
    <w:rsid w:val="4C66421B"/>
    <w:rsid w:val="4CDB0356"/>
    <w:rsid w:val="4D331F40"/>
    <w:rsid w:val="4D7A7CBD"/>
    <w:rsid w:val="4E0631B0"/>
    <w:rsid w:val="4EB40E5E"/>
    <w:rsid w:val="4EDD672C"/>
    <w:rsid w:val="4EF61D93"/>
    <w:rsid w:val="4F082F8F"/>
    <w:rsid w:val="503776C2"/>
    <w:rsid w:val="51FB03F7"/>
    <w:rsid w:val="520914C1"/>
    <w:rsid w:val="52B51A6F"/>
    <w:rsid w:val="534949BC"/>
    <w:rsid w:val="53803A05"/>
    <w:rsid w:val="53A019B1"/>
    <w:rsid w:val="53F20344"/>
    <w:rsid w:val="54215379"/>
    <w:rsid w:val="54EC669E"/>
    <w:rsid w:val="54ED6E78"/>
    <w:rsid w:val="55050666"/>
    <w:rsid w:val="56622ED4"/>
    <w:rsid w:val="56A143BE"/>
    <w:rsid w:val="56A63F24"/>
    <w:rsid w:val="57AE0B41"/>
    <w:rsid w:val="580544D9"/>
    <w:rsid w:val="583A43D7"/>
    <w:rsid w:val="583A570F"/>
    <w:rsid w:val="583E7B17"/>
    <w:rsid w:val="58825B29"/>
    <w:rsid w:val="59817C1C"/>
    <w:rsid w:val="59A25510"/>
    <w:rsid w:val="59AF0BA0"/>
    <w:rsid w:val="5A032C9A"/>
    <w:rsid w:val="5A0539D1"/>
    <w:rsid w:val="5A623E64"/>
    <w:rsid w:val="5AF251E8"/>
    <w:rsid w:val="5AF46996"/>
    <w:rsid w:val="5B2B24A8"/>
    <w:rsid w:val="5C14118E"/>
    <w:rsid w:val="5C563FD3"/>
    <w:rsid w:val="5CCE3752"/>
    <w:rsid w:val="5D681792"/>
    <w:rsid w:val="5D7C523D"/>
    <w:rsid w:val="5DC31183"/>
    <w:rsid w:val="5E4D2204"/>
    <w:rsid w:val="5E916AC6"/>
    <w:rsid w:val="5EB3043D"/>
    <w:rsid w:val="5EBD78BB"/>
    <w:rsid w:val="5F114598"/>
    <w:rsid w:val="5F473629"/>
    <w:rsid w:val="5F4C0C3F"/>
    <w:rsid w:val="5F834330"/>
    <w:rsid w:val="5FFF7A90"/>
    <w:rsid w:val="603E12FC"/>
    <w:rsid w:val="60B90CB3"/>
    <w:rsid w:val="60BA0556"/>
    <w:rsid w:val="611E2EDC"/>
    <w:rsid w:val="6131700D"/>
    <w:rsid w:val="61917D7F"/>
    <w:rsid w:val="61B05716"/>
    <w:rsid w:val="62411D98"/>
    <w:rsid w:val="6243457B"/>
    <w:rsid w:val="634C2D17"/>
    <w:rsid w:val="64F01E26"/>
    <w:rsid w:val="656A3FEE"/>
    <w:rsid w:val="66161F59"/>
    <w:rsid w:val="667C1CD9"/>
    <w:rsid w:val="66C0619B"/>
    <w:rsid w:val="6712276E"/>
    <w:rsid w:val="67505C4C"/>
    <w:rsid w:val="676A664D"/>
    <w:rsid w:val="687A4A6F"/>
    <w:rsid w:val="68997F61"/>
    <w:rsid w:val="6A4B203A"/>
    <w:rsid w:val="6AE10DD5"/>
    <w:rsid w:val="6BEA2E55"/>
    <w:rsid w:val="6C6B6692"/>
    <w:rsid w:val="6CB6704A"/>
    <w:rsid w:val="6CE75207"/>
    <w:rsid w:val="6D282CEC"/>
    <w:rsid w:val="6D901FA0"/>
    <w:rsid w:val="6D9C1930"/>
    <w:rsid w:val="6DBF2616"/>
    <w:rsid w:val="6DEB55FA"/>
    <w:rsid w:val="6E2B5B29"/>
    <w:rsid w:val="6E3F0649"/>
    <w:rsid w:val="6E905A29"/>
    <w:rsid w:val="6F210B26"/>
    <w:rsid w:val="6F241291"/>
    <w:rsid w:val="6F6D1ED5"/>
    <w:rsid w:val="6FD64C81"/>
    <w:rsid w:val="71D5087F"/>
    <w:rsid w:val="72736D48"/>
    <w:rsid w:val="72B666A4"/>
    <w:rsid w:val="72B87EBC"/>
    <w:rsid w:val="73146BE2"/>
    <w:rsid w:val="738571D5"/>
    <w:rsid w:val="73B91931"/>
    <w:rsid w:val="744C3893"/>
    <w:rsid w:val="7463285B"/>
    <w:rsid w:val="746D5465"/>
    <w:rsid w:val="75457A82"/>
    <w:rsid w:val="755B4233"/>
    <w:rsid w:val="75AE34C6"/>
    <w:rsid w:val="765B7C8E"/>
    <w:rsid w:val="765E3D4F"/>
    <w:rsid w:val="766A0521"/>
    <w:rsid w:val="7709194F"/>
    <w:rsid w:val="77194CE2"/>
    <w:rsid w:val="79200BFE"/>
    <w:rsid w:val="792E168A"/>
    <w:rsid w:val="79623C98"/>
    <w:rsid w:val="799D1012"/>
    <w:rsid w:val="799F60E4"/>
    <w:rsid w:val="79F86F35"/>
    <w:rsid w:val="7A1F7224"/>
    <w:rsid w:val="7A5E25A0"/>
    <w:rsid w:val="7B30793B"/>
    <w:rsid w:val="7B951C5B"/>
    <w:rsid w:val="7D16490F"/>
    <w:rsid w:val="7D1E6A2A"/>
    <w:rsid w:val="7D745762"/>
    <w:rsid w:val="7D8E6B9B"/>
    <w:rsid w:val="7E1B2D4A"/>
    <w:rsid w:val="7F6E0A32"/>
    <w:rsid w:val="7F7F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qFormat/>
    <w:uiPriority w:val="0"/>
    <w:rPr>
      <w:sz w:val="18"/>
      <w:szCs w:val="18"/>
    </w:r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index 6"/>
    <w:basedOn w:val="1"/>
    <w:next w:val="1"/>
    <w:qFormat/>
    <w:uiPriority w:val="0"/>
    <w:pPr>
      <w:ind w:left="2100"/>
    </w:pPr>
  </w:style>
  <w:style w:type="paragraph" w:styleId="5">
    <w:name w:val="Body Text"/>
    <w:basedOn w:val="1"/>
    <w:next w:val="1"/>
    <w:qFormat/>
    <w:uiPriority w:val="99"/>
    <w:pPr>
      <w:spacing w:after="120"/>
    </w:p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toc 1"/>
    <w:basedOn w:val="1"/>
    <w:next w:val="1"/>
    <w:qFormat/>
    <w:uiPriority w:val="0"/>
    <w:rPr>
      <w:rFonts w:ascii="黑体" w:hAnsi="黑体" w:eastAsia="黑体" w:cs="仿宋_GB2312"/>
      <w:sz w:val="32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font11"/>
    <w:basedOn w:val="10"/>
    <w:autoRedefine/>
    <w:qFormat/>
    <w:uiPriority w:val="0"/>
    <w:rPr>
      <w:rFonts w:hint="eastAsia" w:ascii="方正小标宋简体" w:hAnsi="方正小标宋简体" w:eastAsia="方正小标宋简体" w:cs="方正小标宋简体"/>
      <w:color w:val="000000"/>
      <w:sz w:val="44"/>
      <w:szCs w:val="44"/>
      <w:u w:val="none"/>
    </w:rPr>
  </w:style>
  <w:style w:type="character" w:customStyle="1" w:styleId="12">
    <w:name w:val="font3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3">
    <w:name w:val="font21"/>
    <w:basedOn w:val="10"/>
    <w:qFormat/>
    <w:uiPriority w:val="0"/>
    <w:rPr>
      <w:rFonts w:hint="eastAsia" w:ascii="楷体" w:hAnsi="楷体" w:eastAsia="楷体" w:cs="楷体"/>
      <w:color w:val="000000"/>
      <w:sz w:val="24"/>
      <w:szCs w:val="24"/>
      <w:u w:val="none"/>
    </w:rPr>
  </w:style>
  <w:style w:type="table" w:customStyle="1" w:styleId="1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3006</Words>
  <Characters>3597</Characters>
  <Lines>0</Lines>
  <Paragraphs>0</Paragraphs>
  <TotalTime>1</TotalTime>
  <ScaleCrop>false</ScaleCrop>
  <LinksUpToDate>false</LinksUpToDate>
  <CharactersWithSpaces>3599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2025-08-06T01:05:00Z</dcterms:created>
  <dc:creator>Administrator</dc:creator>
  <cp:lastModifiedBy>胤长安</cp:lastModifiedBy>
  <cp:lastPrinted>2026-03-31T03:09:00Z</cp:lastPrinted>
  <dcterms:modified xsi:type="dcterms:W3CDTF">2026-08-25T03:23:50Z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eyJoZGlkIjoiNWYyYjY1OTcwM2Q5MzFhODQ5NGRjYTMxY2RjNzRjZTkiLCJ1c2VySWQiOiI1ODY3NzgwMzUifQ==</vt:lpwstr>
  </property>
  <property fmtid="{D5CDD505-2E9C-101B-9397-08002B2CF9AE}" pid="4" name="ICV">
    <vt:lpwstr>D0E98992B6074A7694135086E9048F20_13</vt:lpwstr>
  </property>
</Properties>
</file>